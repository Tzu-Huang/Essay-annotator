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Describe an example of your leadership experience in which you have positively influenced others, helped resolve disputes, or contributed to group efforts over time.  </w:t>
      </w:r>
    </w:p>
    <w:p w:rsidR="00000000" w:rsidDel="00000000" w:rsidP="00000000" w:rsidRDefault="00000000" w:rsidRPr="00000000" w14:paraId="00000002">
      <w:pPr>
        <w:rPr/>
      </w:pPr>
      <w:r w:rsidDel="00000000" w:rsidR="00000000" w:rsidRPr="00000000">
        <w:rPr>
          <w:rtl w:val="0"/>
        </w:rPr>
        <w:t xml:space="preserve">(350)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After several setbacks, the hurdles ahead seemed impossible. I started to doubt myself. Yet, what compels me to persist?</w:t>
      </w:r>
    </w:p>
    <w:p w:rsidR="00000000" w:rsidDel="00000000" w:rsidP="00000000" w:rsidRDefault="00000000" w:rsidRPr="00000000" w14:paraId="00000005">
      <w:pPr>
        <w:spacing w:after="240" w:before="240" w:lineRule="auto"/>
        <w:rPr/>
      </w:pPr>
      <w:r w:rsidDel="00000000" w:rsidR="00000000" w:rsidRPr="00000000">
        <w:rPr>
          <w:rtl w:val="0"/>
        </w:rPr>
        <w:t xml:space="preserve">As a robotics captain, I am driven by visualizing the possibility of success. </w:t>
      </w:r>
    </w:p>
    <w:p w:rsidR="00000000" w:rsidDel="00000000" w:rsidP="00000000" w:rsidRDefault="00000000" w:rsidRPr="00000000" w14:paraId="00000006">
      <w:pPr>
        <w:spacing w:after="240" w:before="240" w:lineRule="auto"/>
        <w:rPr/>
      </w:pPr>
      <w:r w:rsidDel="00000000" w:rsidR="00000000" w:rsidRPr="00000000">
        <w:rPr>
          <w:rtl w:val="0"/>
        </w:rPr>
        <w:t xml:space="preserve">In 2023, I led the VEX robotics team and prepared for the most important National Competition. We modified our third-generation robot’s length of intake multiple times and adjusted the space between the wheels. The adjustments took over a month. Gradually, everyone's hopes waned when we had to dismantle the machine for the sixth time.</w:t>
      </w:r>
    </w:p>
    <w:p w:rsidR="00000000" w:rsidDel="00000000" w:rsidP="00000000" w:rsidRDefault="00000000" w:rsidRPr="00000000" w14:paraId="00000007">
      <w:pPr>
        <w:spacing w:after="240" w:before="240" w:lineRule="auto"/>
        <w:rPr/>
      </w:pPr>
      <w:r w:rsidDel="00000000" w:rsidR="00000000" w:rsidRPr="00000000">
        <w:rPr>
          <w:rtl w:val="0"/>
        </w:rPr>
        <w:t xml:space="preserve">Visualizing the end products is pivotal in learning. As a leader, I often find myself directly demanding my teammates to do tasks and still face recurring failures and stagnation. </w:t>
      </w:r>
      <w:r w:rsidDel="00000000" w:rsidR="00000000" w:rsidRPr="00000000">
        <w:rPr>
          <w:highlight w:val="yellow"/>
          <w:rtl w:val="0"/>
        </w:rPr>
        <w:t xml:space="preserve">Seeing no progress, I finally called for an adjustment.</w:t>
      </w:r>
      <w:r w:rsidDel="00000000" w:rsidR="00000000" w:rsidRPr="00000000">
        <w:rPr>
          <w:rtl w:val="0"/>
        </w:rPr>
        <w:t xml:space="preserve"> I requested all members to stop trying to perfect </w:t>
      </w:r>
      <w:r w:rsidDel="00000000" w:rsidR="00000000" w:rsidRPr="00000000">
        <w:rPr>
          <w:highlight w:val="yellow"/>
          <w:rtl w:val="0"/>
        </w:rPr>
        <w:t xml:space="preserve">components and modules</w:t>
      </w:r>
      <w:r w:rsidDel="00000000" w:rsidR="00000000" w:rsidRPr="00000000">
        <w:rPr>
          <w:rtl w:val="0"/>
        </w:rPr>
        <w:t xml:space="preserve">. Instead, we started to combine all the imperfect parts together, even if they weren't ideal and could be clumsy. A functional machine was created on </w:t>
      </w:r>
      <w:r w:rsidDel="00000000" w:rsidR="00000000" w:rsidRPr="00000000">
        <w:rPr>
          <w:highlight w:val="yellow"/>
          <w:rtl w:val="0"/>
        </w:rPr>
        <w:t xml:space="preserve">a</w:t>
      </w:r>
      <w:r w:rsidDel="00000000" w:rsidR="00000000" w:rsidRPr="00000000">
        <w:rPr>
          <w:rtl w:val="0"/>
        </w:rPr>
        <w:t xml:space="preserve"> primitive level. As we powered it on, the robot completed the task of shooting disks toward the target, though missed the center. However, we saw its potential.</w:t>
      </w:r>
    </w:p>
    <w:p w:rsidR="00000000" w:rsidDel="00000000" w:rsidP="00000000" w:rsidRDefault="00000000" w:rsidRPr="00000000" w14:paraId="00000008">
      <w:pPr>
        <w:spacing w:after="240" w:before="240" w:lineRule="auto"/>
        <w:rPr/>
      </w:pPr>
      <w:r w:rsidDel="00000000" w:rsidR="00000000" w:rsidRPr="00000000">
        <w:rPr>
          <w:rtl w:val="0"/>
        </w:rPr>
        <w:t xml:space="preserve">Although the products are primitive, we are halfway, and seeing the potential aroused our long-lost hope. As we continued the process, an image of a better version popped up in our minds. Soon, a more superior and sophisticated </w:t>
      </w:r>
      <w:r w:rsidDel="00000000" w:rsidR="00000000" w:rsidRPr="00000000">
        <w:rPr>
          <w:highlight w:val="yellow"/>
          <w:rtl w:val="0"/>
        </w:rPr>
        <w:t xml:space="preserve">model</w:t>
      </w:r>
      <w:r w:rsidDel="00000000" w:rsidR="00000000" w:rsidRPr="00000000">
        <w:rPr>
          <w:rtl w:val="0"/>
        </w:rPr>
        <w:t xml:space="preserve"> took shape. </w:t>
      </w:r>
      <w:r w:rsidDel="00000000" w:rsidR="00000000" w:rsidRPr="00000000">
        <w:rPr>
          <w:highlight w:val="yellow"/>
          <w:rtl w:val="0"/>
        </w:rPr>
        <w:t xml:space="preserve">Spontaneously, my teammates started improving their own modules again even though we had been working on robotics for three hours.</w:t>
      </w:r>
      <w:r w:rsidDel="00000000" w:rsidR="00000000" w:rsidRPr="00000000">
        <w:rPr>
          <w:rtl w:val="0"/>
        </w:rPr>
        <w:t xml:space="preserve"> The excitement of visualizing all possibilities drove us to continue. That was the quietest moment but </w:t>
      </w:r>
      <w:r w:rsidDel="00000000" w:rsidR="00000000" w:rsidRPr="00000000">
        <w:rPr>
          <w:highlight w:val="yellow"/>
          <w:rtl w:val="0"/>
        </w:rPr>
        <w:t xml:space="preserve">with full gear of progression</w:t>
      </w:r>
      <w:r w:rsidDel="00000000" w:rsidR="00000000" w:rsidRPr="00000000">
        <w:rPr>
          <w:rtl w:val="0"/>
        </w:rPr>
        <w:t xml:space="preserve">. </w:t>
      </w:r>
      <w:r w:rsidDel="00000000" w:rsidR="00000000" w:rsidRPr="00000000">
        <w:rPr>
          <w:highlight w:val="yellow"/>
          <w:rtl w:val="0"/>
        </w:rPr>
        <w:t xml:space="preserve">The image of the end product</w:t>
      </w:r>
      <w:r w:rsidDel="00000000" w:rsidR="00000000" w:rsidRPr="00000000">
        <w:rPr>
          <w:rtl w:val="0"/>
        </w:rPr>
        <w:t xml:space="preserve"> kept us going</w:t>
      </w:r>
    </w:p>
    <w:p w:rsidR="00000000" w:rsidDel="00000000" w:rsidP="00000000" w:rsidRDefault="00000000" w:rsidRPr="00000000" w14:paraId="00000009">
      <w:pPr>
        <w:spacing w:after="240" w:before="240" w:lineRule="auto"/>
        <w:rPr/>
      </w:pPr>
      <w:r w:rsidDel="00000000" w:rsidR="00000000" w:rsidRPr="00000000">
        <w:rPr>
          <w:rtl w:val="0"/>
        </w:rPr>
        <w:t xml:space="preserve">I noticed that the most important characteristic of being a leader is not just about </w:t>
      </w:r>
      <w:r w:rsidDel="00000000" w:rsidR="00000000" w:rsidRPr="00000000">
        <w:rPr>
          <w:highlight w:val="yellow"/>
          <w:rtl w:val="0"/>
        </w:rPr>
        <w:t xml:space="preserve">my skills </w:t>
      </w:r>
      <w:r w:rsidDel="00000000" w:rsidR="00000000" w:rsidRPr="00000000">
        <w:rPr>
          <w:rtl w:val="0"/>
        </w:rPr>
        <w:t xml:space="preserve">or the time I spend supervising. It is about how to paint a vision in members’ minds, which unites us to move toward a common goal. Visualizing the possibility of success gives us energy. It strengthens our determination during challenges and fosters a growth-oriented mindset.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e2d29"/>
          <w:sz w:val="24"/>
          <w:szCs w:val="24"/>
        </w:rPr>
      </w:pPr>
      <w:r w:rsidDel="00000000" w:rsidR="00000000" w:rsidRPr="00000000">
        <w:rPr>
          <w:rtl w:val="0"/>
        </w:rPr>
        <w:t xml:space="preserve">398 words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ab/>
        <w:t xml:space="preserve">After several setbacks, the hurdle ahead seems never to be surmounted. I started to wonder whether I could achieve the long-term goal.</w:t>
      </w:r>
    </w:p>
    <w:p w:rsidR="00000000" w:rsidDel="00000000" w:rsidP="00000000" w:rsidRDefault="00000000" w:rsidRPr="00000000" w14:paraId="0000001A">
      <w:pPr>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Yet, what compels me to persist?</w:t>
      </w:r>
    </w:p>
    <w:p w:rsidR="00000000" w:rsidDel="00000000" w:rsidP="00000000" w:rsidRDefault="00000000" w:rsidRPr="00000000" w14:paraId="0000001C">
      <w:pPr>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ab/>
        <w:t xml:space="preserve">As robotics captain, I will assert that visualizing the possibility of success drives me forward.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In 2023, I led the VEX robotics team in my school, preparing for the most important National Competition. We modified our third-generation robot’s length of intake multiple times, adjusting the space between the wheels. The adjustments took over a month. Gradually, everyone's hopes waned when we had to dismantle the machine for the sixth time to rebuild something better.</w:t>
      </w:r>
    </w:p>
    <w:p w:rsidR="00000000" w:rsidDel="00000000" w:rsidP="00000000" w:rsidRDefault="00000000" w:rsidRPr="00000000" w14:paraId="00000020">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21">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Visualization or seeing the end product is pivotal in learning. As a leader, I often found myself directly supervising and assisting teammates during the preparation of the Robotics competition, however, faced with recurring failures and stagnation, I called for a shift. I requested all members to stop trying to perfect those components</w:t>
      </w:r>
      <w:r w:rsidDel="00000000" w:rsidR="00000000" w:rsidRPr="00000000">
        <w:rPr>
          <w:rFonts w:ascii="Times New Roman" w:cs="Times New Roman" w:eastAsia="Times New Roman" w:hAnsi="Times New Roman"/>
          <w:color w:val="2e2d29"/>
          <w:sz w:val="24"/>
          <w:szCs w:val="24"/>
          <w:highlight w:val="yellow"/>
          <w:rtl w:val="0"/>
        </w:rPr>
        <w:t xml:space="preserve"> </w:t>
      </w:r>
      <w:r w:rsidDel="00000000" w:rsidR="00000000" w:rsidRPr="00000000">
        <w:rPr>
          <w:rFonts w:ascii="Times New Roman" w:cs="Times New Roman" w:eastAsia="Times New Roman" w:hAnsi="Times New Roman"/>
          <w:color w:val="2e2d29"/>
          <w:sz w:val="24"/>
          <w:szCs w:val="24"/>
          <w:rtl w:val="0"/>
        </w:rPr>
        <w:t xml:space="preserve">I</w:t>
      </w:r>
      <w:r w:rsidDel="00000000" w:rsidR="00000000" w:rsidRPr="00000000">
        <w:rPr>
          <w:rFonts w:ascii="Times New Roman" w:cs="Times New Roman" w:eastAsia="Times New Roman" w:hAnsi="Times New Roman"/>
          <w:color w:val="2e2d29"/>
          <w:sz w:val="24"/>
          <w:szCs w:val="24"/>
          <w:rtl w:val="0"/>
        </w:rPr>
        <w:t xml:space="preserve">nstead, we started to </w:t>
      </w:r>
      <w:r w:rsidDel="00000000" w:rsidR="00000000" w:rsidRPr="00000000">
        <w:rPr>
          <w:rFonts w:ascii="Times New Roman" w:cs="Times New Roman" w:eastAsia="Times New Roman" w:hAnsi="Times New Roman"/>
          <w:color w:val="2e2d29"/>
          <w:sz w:val="24"/>
          <w:szCs w:val="24"/>
          <w:highlight w:val="yellow"/>
          <w:rtl w:val="0"/>
        </w:rPr>
        <w:t xml:space="preserve">combine all the parts </w:t>
      </w:r>
      <w:r w:rsidDel="00000000" w:rsidR="00000000" w:rsidRPr="00000000">
        <w:rPr>
          <w:rFonts w:ascii="Times New Roman" w:cs="Times New Roman" w:eastAsia="Times New Roman" w:hAnsi="Times New Roman"/>
          <w:color w:val="2e2d29"/>
          <w:sz w:val="24"/>
          <w:szCs w:val="24"/>
          <w:rtl w:val="0"/>
        </w:rPr>
        <w:t xml:space="preserve">together, even if </w:t>
      </w:r>
      <w:r w:rsidDel="00000000" w:rsidR="00000000" w:rsidRPr="00000000">
        <w:rPr>
          <w:rFonts w:ascii="Times New Roman" w:cs="Times New Roman" w:eastAsia="Times New Roman" w:hAnsi="Times New Roman"/>
          <w:color w:val="2e2d29"/>
          <w:sz w:val="24"/>
          <w:szCs w:val="24"/>
          <w:highlight w:val="yellow"/>
          <w:rtl w:val="0"/>
        </w:rPr>
        <w:t xml:space="preserve">they</w:t>
      </w:r>
      <w:r w:rsidDel="00000000" w:rsidR="00000000" w:rsidRPr="00000000">
        <w:rPr>
          <w:rFonts w:ascii="Times New Roman" w:cs="Times New Roman" w:eastAsia="Times New Roman" w:hAnsi="Times New Roman"/>
          <w:color w:val="2e2d29"/>
          <w:sz w:val="24"/>
          <w:szCs w:val="24"/>
          <w:rtl w:val="0"/>
        </w:rPr>
        <w:t xml:space="preserve"> weren't ideal and could be clumsy. A functional </w:t>
      </w:r>
      <w:r w:rsidDel="00000000" w:rsidR="00000000" w:rsidRPr="00000000">
        <w:rPr>
          <w:rFonts w:ascii="Times New Roman" w:cs="Times New Roman" w:eastAsia="Times New Roman" w:hAnsi="Times New Roman"/>
          <w:color w:val="2e2d29"/>
          <w:sz w:val="24"/>
          <w:szCs w:val="24"/>
          <w:highlight w:val="yellow"/>
          <w:rtl w:val="0"/>
        </w:rPr>
        <w:t xml:space="preserve">machine</w:t>
      </w:r>
      <w:r w:rsidDel="00000000" w:rsidR="00000000" w:rsidRPr="00000000">
        <w:rPr>
          <w:rFonts w:ascii="Times New Roman" w:cs="Times New Roman" w:eastAsia="Times New Roman" w:hAnsi="Times New Roman"/>
          <w:color w:val="2e2d29"/>
          <w:sz w:val="24"/>
          <w:szCs w:val="24"/>
          <w:rtl w:val="0"/>
        </w:rPr>
        <w:t xml:space="preserve"> was created on the primitive level. As we powered it on, the robot completed the task of shooting disks toward the target, though missed the center. However, we saw its potential. </w:t>
      </w:r>
    </w:p>
    <w:p w:rsidR="00000000" w:rsidDel="00000000" w:rsidP="00000000" w:rsidRDefault="00000000" w:rsidRPr="00000000" w14:paraId="00000022">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23">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Although the products are primitive, we are halfway, seeing the potential aroused our hope and excitement. As we messed around with the machine for a while, an image of a better version popped up in our minds: a perfect spot to set up the endgame expansion. Soon, more </w:t>
      </w:r>
      <w:r w:rsidDel="00000000" w:rsidR="00000000" w:rsidRPr="00000000">
        <w:rPr>
          <w:rFonts w:ascii="Times New Roman" w:cs="Times New Roman" w:eastAsia="Times New Roman" w:hAnsi="Times New Roman"/>
          <w:color w:val="2e2d29"/>
          <w:sz w:val="24"/>
          <w:szCs w:val="24"/>
          <w:highlight w:val="yellow"/>
          <w:rtl w:val="0"/>
        </w:rPr>
        <w:t xml:space="preserve">superior and sophisticated objects</w:t>
      </w:r>
      <w:r w:rsidDel="00000000" w:rsidR="00000000" w:rsidRPr="00000000">
        <w:rPr>
          <w:rFonts w:ascii="Times New Roman" w:cs="Times New Roman" w:eastAsia="Times New Roman" w:hAnsi="Times New Roman"/>
          <w:color w:val="2e2d29"/>
          <w:sz w:val="24"/>
          <w:szCs w:val="24"/>
          <w:rtl w:val="0"/>
        </w:rPr>
        <w:t xml:space="preserve"> took shape. Spontaneously, my teammates started assembling their own concepts. Even though my team had been working on robotics for three hours, the excitement of visualizing all possibilities drove us to continue. Our progression started becoming efficient. That was the quietest moment but with full energy. The image of an end product directed our progress.</w:t>
      </w:r>
    </w:p>
    <w:p w:rsidR="00000000" w:rsidDel="00000000" w:rsidP="00000000" w:rsidRDefault="00000000" w:rsidRPr="00000000" w14:paraId="00000024">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25">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Fonts w:ascii="Times New Roman" w:cs="Times New Roman" w:eastAsia="Times New Roman" w:hAnsi="Times New Roman"/>
          <w:color w:val="2e2d29"/>
          <w:sz w:val="24"/>
          <w:szCs w:val="24"/>
          <w:rtl w:val="0"/>
        </w:rPr>
        <w:t xml:space="preserve">The power of visualizing success inspires and motivates me and my team to improve. I noticed that the most important characteristic of being a leader is not just about an individual’s ability or the time I assist or supervise. It is about the atmosphere in a team that unites us to move in the same direction. This atmosphere comes from visualizing the possibility of success. It strengthens </w:t>
      </w:r>
      <w:r w:rsidDel="00000000" w:rsidR="00000000" w:rsidRPr="00000000">
        <w:rPr>
          <w:rFonts w:ascii="Times New Roman" w:cs="Times New Roman" w:eastAsia="Times New Roman" w:hAnsi="Times New Roman"/>
          <w:color w:val="2e2d29"/>
          <w:sz w:val="24"/>
          <w:szCs w:val="24"/>
          <w:highlight w:val="yellow"/>
          <w:rtl w:val="0"/>
        </w:rPr>
        <w:t xml:space="preserve">our </w:t>
      </w:r>
      <w:r w:rsidDel="00000000" w:rsidR="00000000" w:rsidRPr="00000000">
        <w:rPr>
          <w:rFonts w:ascii="Times New Roman" w:cs="Times New Roman" w:eastAsia="Times New Roman" w:hAnsi="Times New Roman"/>
          <w:color w:val="2e2d29"/>
          <w:sz w:val="24"/>
          <w:szCs w:val="24"/>
          <w:rtl w:val="0"/>
        </w:rPr>
        <w:t xml:space="preserve">determination during challenges and fosters a growth-oriented mindset. With each step we take, success is within reach.</w:t>
      </w:r>
    </w:p>
    <w:p w:rsidR="00000000" w:rsidDel="00000000" w:rsidP="00000000" w:rsidRDefault="00000000" w:rsidRPr="00000000" w14:paraId="00000026">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27">
      <w:pPr>
        <w:shd w:fill="ffffff" w:val="clear"/>
        <w:spacing w:line="360" w:lineRule="auto"/>
        <w:ind w:firstLine="720"/>
        <w:rPr>
          <w:rFonts w:ascii="Times New Roman" w:cs="Times New Roman" w:eastAsia="Times New Roman" w:hAnsi="Times New Roman"/>
          <w:color w:val="2e2d2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7/18/2023 // 230 words to 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“What is a true leader?” It’s a question I always throw at myself. The definition of “leader” always varies among clubs, sports teams, or organizations.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Through VEX Robotics, I learned that a true learner helps his team visualize possibilities and the indispensability of each team member.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2023, I led the VEX robotics team in my school, preparing for the most important National Competition: the Taiwan Open Final Competition. We modified our third-generation robot multiple times. The adjustments took over a month. Gradually, everyone's hopes waned when we had to dismantle the machine again to rebuild something better.</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several more sessions of failure, stagnation arose. I requested all members to stop trying to perfect the model and, instead, to start to combine all the pieces together, even if they weren't ideal and could be clumsy. A functional machine was created on the primitive level. As we turned the robot on, it completed the task of shooting disks toward the target, though missed the center. However, we see its potential.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Seeing the potential aroused my team’s hope and excitement. As we messed around with the machine for a while, an image of a better version popped up in my team’s mind. Then. a tangible object started to appear. Everyone started sharing their ideas immediately even though we had been working on robotics for three hours, the excitement of visualizing all the possibilities drove us to continue. The image of an end product directed our progress.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of visualizing success inspires and motivates a team to improve. It strengthens my determination during challenges and fosters a growth-oriented mindset. With each step I take, success is within reach. Visualization empowers both my team and I to embrace challenges, keep learning, and turn aspirations into achievements.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1">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ab/>
      </w:r>
    </w:p>
    <w:p w:rsidR="00000000" w:rsidDel="00000000" w:rsidP="00000000" w:rsidRDefault="00000000" w:rsidRPr="00000000" w14:paraId="00000042">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3">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4">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5">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6">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7">
      <w:pPr>
        <w:shd w:fill="ffffff" w:val="clear"/>
        <w:spacing w:after="180" w:line="300" w:lineRule="auto"/>
        <w:ind w:left="0" w:firstLine="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48">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b w:val="1"/>
          <w:bCs w:val="1"/>
          <w:color w:val="373935"/>
          <w:sz w:val="24"/>
          <w:szCs w:val="24"/>
          <w:rtl w:val="0"/>
        </w:rPr>
        <w:t xml:space="preserve">However, I learned that a true learner helps his team visualize possibilities and the indispensability of each team member. </w:t>
      </w:r>
      <w:r w:rsidDel="00000000" w:rsidR="00000000" w:rsidRPr="00000000">
        <w:rPr>
          <w:rFonts w:ascii="Times New Roman" w:cs="Times New Roman" w:eastAsia="Times New Roman" w:hAnsi="Times New Roman"/>
          <w:color w:val="373935"/>
          <w:sz w:val="24"/>
          <w:szCs w:val="24"/>
          <w:rtl w:val="0"/>
        </w:rPr>
        <w:t xml:space="preserve">The most memorable instance was when we were assembling the intake mechanism for catching discs. During the construction of our first-generation robot, we had to modify the intake's length multiple times, adjusting the spacing of the wheels more than ten times. Just working on the intake alone would take over 15 hours.</w:t>
      </w:r>
    </w:p>
    <w:p w:rsidR="00000000" w:rsidDel="00000000" w:rsidP="00000000" w:rsidRDefault="00000000" w:rsidRPr="00000000" w14:paraId="00000049">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Gradually, I noticed that everyone's enthusiasm waned when we had to dismantle the original machine to build a new generation. At that point, I began to question the responsibilities of a team captain. I was perplexed and wondered why everyone had lost their initial motivation for joining the robotics team. The entire team was filled with despair and silence.</w:t>
      </w:r>
    </w:p>
    <w:p w:rsidR="00000000" w:rsidDel="00000000" w:rsidP="00000000" w:rsidRDefault="00000000" w:rsidRPr="00000000" w14:paraId="0000004A">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In the past, it was common for me to directly assist a teammate, complete the device they were in charge of, or provide advice. However, I decided to make a change. I invited all team members to come together and combine all the parts, even if they weren't perfect and had several issues. I was fully aware that the final result would require disassembling it again. </w:t>
      </w:r>
    </w:p>
    <w:p w:rsidR="00000000" w:rsidDel="00000000" w:rsidP="00000000" w:rsidRDefault="00000000" w:rsidRPr="00000000" w14:paraId="0000004B">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However, I want to demonstrate to my teammates the tangible possibility of the robot, inspiring them and instilling the belief that we can actually do it.</w:t>
      </w:r>
    </w:p>
    <w:p w:rsidR="00000000" w:rsidDel="00000000" w:rsidP="00000000" w:rsidRDefault="00000000" w:rsidRPr="00000000" w14:paraId="0000004C">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When all the parts were assembled, we witnessed the creation of a large and fully functional machine. As I started the machine, it successfully received and automatically shot the disc toward the goal. As my teammate operated the robot, it obediently followed their control, sucking in the disc and shooting it into the goal. As the team leader, I had an epiphany. At that moment, all of us cheered. We watched, manipulated, and played with the machine for over an hour. The team's atmosphere has changed. There was no longer silence or repeated lamentations. Instead, every teammate felt a renewed sense of hope. That hour changed everything. In the subsequent competitions, our progress got back on track. It wasn't because we had a new design or achieved immediate success, </w:t>
      </w:r>
      <w:r w:rsidDel="00000000" w:rsidR="00000000" w:rsidRPr="00000000">
        <w:rPr>
          <w:rFonts w:ascii="Times New Roman" w:cs="Times New Roman" w:eastAsia="Times New Roman" w:hAnsi="Times New Roman"/>
          <w:color w:val="373935"/>
          <w:sz w:val="24"/>
          <w:szCs w:val="24"/>
          <w:highlight w:val="yellow"/>
          <w:rtl w:val="0"/>
        </w:rPr>
        <w:t xml:space="preserve">but because our team</w:t>
      </w:r>
      <w:ins w:author="Joanne Chen" w:id="0" w:date="2023-07-18T09:41:51Z">
        <w:r w:rsidDel="00000000" w:rsidR="00000000" w:rsidRPr="00000000">
          <w:rPr>
            <w:rFonts w:ascii="Times New Roman" w:cs="Times New Roman" w:eastAsia="Times New Roman" w:hAnsi="Times New Roman"/>
            <w:color w:val="373935"/>
            <w:sz w:val="24"/>
            <w:szCs w:val="24"/>
            <w:highlight w:val="yellow"/>
            <w:rtl w:val="0"/>
          </w:rPr>
          <w:t xml:space="preserve"> was able to see a possible and tangible object </w:t>
        </w:r>
        <w:r w:rsidDel="00000000" w:rsidR="00000000" w:rsidRPr="00000000">
          <w:rPr>
            <w:rFonts w:ascii="Times New Roman" w:cs="Times New Roman" w:eastAsia="Times New Roman" w:hAnsi="Times New Roman"/>
            <w:color w:val="373935"/>
            <w:sz w:val="24"/>
            <w:szCs w:val="24"/>
            <w:highlight w:val="yellow"/>
            <w:rtl w:val="0"/>
            <w:rPrChange w:author="Joanne Chen" w:id="1" w:date="2023-07-18T09:41:51Z">
              <w:rPr>
                <w:rFonts w:ascii="Times New Roman" w:cs="Times New Roman" w:eastAsia="Times New Roman" w:hAnsi="Times New Roman"/>
                <w:color w:val="373935"/>
                <w:sz w:val="24"/>
                <w:szCs w:val="24"/>
                <w:highlight w:val="yellow"/>
              </w:rPr>
            </w:rPrChange>
          </w:rPr>
          <w:t xml:space="preserve">appear. </w:t>
        </w:r>
      </w:ins>
      <w:del w:author="Joanne Chen" w:id="0" w:date="2023-07-18T09:41:51Z">
        <w:r w:rsidDel="00000000" w:rsidR="00000000" w:rsidRPr="00000000">
          <w:rPr>
            <w:rFonts w:ascii="Times New Roman" w:cs="Times New Roman" w:eastAsia="Times New Roman" w:hAnsi="Times New Roman"/>
            <w:color w:val="373935"/>
            <w:sz w:val="24"/>
            <w:szCs w:val="24"/>
            <w:highlight w:val="yellow"/>
            <w:rtl w:val="0"/>
          </w:rPr>
          <w:delText xml:space="preserve">'s atmosphere</w:delText>
        </w:r>
        <w:r w:rsidDel="00000000" w:rsidR="00000000" w:rsidRPr="00000000">
          <w:rPr>
            <w:rFonts w:ascii="Times New Roman" w:cs="Times New Roman" w:eastAsia="Times New Roman" w:hAnsi="Times New Roman"/>
            <w:color w:val="373935"/>
            <w:sz w:val="24"/>
            <w:szCs w:val="24"/>
            <w:rtl w:val="0"/>
          </w:rPr>
          <w:delText xml:space="preserve"> </w:delText>
        </w:r>
      </w:del>
      <w:del w:author="Joanne Chen" w:id="2" w:date="2023-07-18T09:42:59Z">
        <w:r w:rsidDel="00000000" w:rsidR="00000000" w:rsidRPr="00000000">
          <w:rPr>
            <w:rFonts w:ascii="Times New Roman" w:cs="Times New Roman" w:eastAsia="Times New Roman" w:hAnsi="Times New Roman"/>
            <w:color w:val="373935"/>
            <w:sz w:val="24"/>
            <w:szCs w:val="24"/>
            <w:rtl w:val="0"/>
          </w:rPr>
          <w:delText xml:space="preserve">had c</w:delText>
        </w:r>
      </w:del>
      <w:del w:author="Joanne Chen" w:id="3" w:date="2023-07-18T09:43:09Z">
        <w:r w:rsidDel="00000000" w:rsidR="00000000" w:rsidRPr="00000000">
          <w:rPr>
            <w:rFonts w:ascii="Times New Roman" w:cs="Times New Roman" w:eastAsia="Times New Roman" w:hAnsi="Times New Roman"/>
            <w:color w:val="373935"/>
            <w:sz w:val="24"/>
            <w:szCs w:val="24"/>
            <w:rtl w:val="0"/>
          </w:rPr>
          <w:delText xml:space="preserve">hanged, </w:delText>
        </w:r>
      </w:del>
      <w:ins w:author="Joanne Chen" w:id="3" w:date="2023-07-18T09:43:09Z">
        <w:r w:rsidDel="00000000" w:rsidR="00000000" w:rsidRPr="00000000">
          <w:rPr>
            <w:rFonts w:ascii="Times New Roman" w:cs="Times New Roman" w:eastAsia="Times New Roman" w:hAnsi="Times New Roman"/>
            <w:color w:val="373935"/>
            <w:sz w:val="24"/>
            <w:szCs w:val="24"/>
            <w:rtl w:val="0"/>
          </w:rPr>
          <w:t xml:space="preserve"> That vision has </w:t>
        </w:r>
      </w:ins>
      <w:r w:rsidDel="00000000" w:rsidR="00000000" w:rsidRPr="00000000">
        <w:rPr>
          <w:rFonts w:ascii="Times New Roman" w:cs="Times New Roman" w:eastAsia="Times New Roman" w:hAnsi="Times New Roman"/>
          <w:color w:val="373935"/>
          <w:sz w:val="24"/>
          <w:szCs w:val="24"/>
          <w:rtl w:val="0"/>
        </w:rPr>
        <w:t xml:space="preserve">motivat</w:t>
      </w:r>
      <w:ins w:author="Joanne Chen" w:id="4" w:date="2023-07-18T09:43:43Z">
        <w:r w:rsidDel="00000000" w:rsidR="00000000" w:rsidRPr="00000000">
          <w:rPr>
            <w:rFonts w:ascii="Times New Roman" w:cs="Times New Roman" w:eastAsia="Times New Roman" w:hAnsi="Times New Roman"/>
            <w:color w:val="373935"/>
            <w:sz w:val="24"/>
            <w:szCs w:val="24"/>
            <w:rtl w:val="0"/>
          </w:rPr>
          <w:t xml:space="preserve">ed </w:t>
        </w:r>
      </w:ins>
      <w:del w:author="Joanne Chen" w:id="4" w:date="2023-07-18T09:43:43Z">
        <w:r w:rsidDel="00000000" w:rsidR="00000000" w:rsidRPr="00000000">
          <w:rPr>
            <w:rFonts w:ascii="Times New Roman" w:cs="Times New Roman" w:eastAsia="Times New Roman" w:hAnsi="Times New Roman"/>
            <w:color w:val="373935"/>
            <w:sz w:val="24"/>
            <w:szCs w:val="24"/>
            <w:rtl w:val="0"/>
          </w:rPr>
          <w:delText xml:space="preserve">ing</w:delText>
        </w:r>
      </w:del>
      <w:r w:rsidDel="00000000" w:rsidR="00000000" w:rsidRPr="00000000">
        <w:rPr>
          <w:rFonts w:ascii="Times New Roman" w:cs="Times New Roman" w:eastAsia="Times New Roman" w:hAnsi="Times New Roman"/>
          <w:color w:val="373935"/>
          <w:sz w:val="24"/>
          <w:szCs w:val="24"/>
          <w:rtl w:val="0"/>
        </w:rPr>
        <w:t xml:space="preserve"> everyone to work towards our goals.</w:t>
      </w:r>
    </w:p>
    <w:p w:rsidR="00000000" w:rsidDel="00000000" w:rsidP="00000000" w:rsidRDefault="00000000" w:rsidRPr="00000000" w14:paraId="0000004D">
      <w:pPr>
        <w:shd w:fill="ffffff" w:val="clear"/>
        <w:spacing w:after="180" w:line="300" w:lineRule="auto"/>
        <w:ind w:firstLine="720"/>
        <w:rPr/>
      </w:pPr>
      <w:r w:rsidDel="00000000" w:rsidR="00000000" w:rsidRPr="00000000">
        <w:rPr>
          <w:rFonts w:ascii="Times New Roman" w:cs="Times New Roman" w:eastAsia="Times New Roman" w:hAnsi="Times New Roman"/>
          <w:color w:val="373935"/>
          <w:sz w:val="24"/>
          <w:szCs w:val="24"/>
          <w:shd w:fill="ead1dc" w:val="clear"/>
          <w:rtl w:val="0"/>
        </w:rPr>
        <w:t xml:space="preserve">I believed that guiding the team to work in unison and supervising each member's tasks were the defining qualities of a "true" leader. Through my experience in the Robotics Team, I have come to realize that under prolonged pressure, teammates may lose sight of the possibility of success. It is essential to help each member perceive the importance of their work in an integrating project. Visualizing the possibility of achieving a successful final robot brings the team back together. The repetitive process of constructing the design becomes critical and meaningful. This characteristic is what shapes a true leader.</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The definition of a captain/leader has always been a question for me. When I joined the badminton team in primary school, the captain was chosen based on being the top player. In junior high, the Acappella club I attended was led by the oldest student. In high school, the Robotics team I joined had a captain with the most experience. Every place defines captaincy and leadership differently.</w:t>
      </w:r>
    </w:p>
    <w:p w:rsidR="00000000" w:rsidDel="00000000" w:rsidP="00000000" w:rsidRDefault="00000000" w:rsidRPr="00000000" w14:paraId="00000051">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rtl w:val="0"/>
        </w:rPr>
        <w:t xml:space="preserve">People often say that becoming a captain demonstrates leadership and that being a cadre indicates strong leadership abilities. </w:t>
      </w:r>
      <w:r w:rsidDel="00000000" w:rsidR="00000000" w:rsidRPr="00000000">
        <w:rPr>
          <w:rFonts w:ascii="Times New Roman" w:cs="Times New Roman" w:eastAsia="Times New Roman" w:hAnsi="Times New Roman"/>
          <w:color w:val="373935"/>
          <w:sz w:val="24"/>
          <w:szCs w:val="24"/>
          <w:highlight w:val="white"/>
          <w:rtl w:val="0"/>
        </w:rPr>
        <w:t xml:space="preserve">However, </w:t>
      </w:r>
      <w:r w:rsidDel="00000000" w:rsidR="00000000" w:rsidRPr="00000000">
        <w:rPr>
          <w:rFonts w:ascii="Times New Roman" w:cs="Times New Roman" w:eastAsia="Times New Roman" w:hAnsi="Times New Roman"/>
          <w:color w:val="373935"/>
          <w:sz w:val="24"/>
          <w:szCs w:val="24"/>
          <w:shd w:fill="d9ead3" w:val="clear"/>
          <w:rtl w:val="0"/>
        </w:rPr>
        <w:t xml:space="preserve">I often question these notions because I have seen many cadres and captains who lack the so-called leadership skills and obtain their positions through parental intervention and extensive connections. Initially, I couldn't understand the relationship between a leader and a captain until I joined the Robotics Team, an experience that guided me to comprehend what it means to be a leader and a captain.</w:t>
      </w:r>
    </w:p>
    <w:p w:rsidR="00000000" w:rsidDel="00000000" w:rsidP="00000000" w:rsidRDefault="00000000" w:rsidRPr="00000000" w14:paraId="00000052">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shd w:fill="d9ead3" w:val="clear"/>
          <w:rtl w:val="0"/>
        </w:rPr>
        <w:t xml:space="preserve">As a robot team captain, I always repeat these words, trying to push my team members and keep them on the right track. "What are you doing?" "We're still far from done." "This air valve should not be placed here because it will get stuck directly on this wheel."</w:t>
      </w:r>
    </w:p>
    <w:p w:rsidR="00000000" w:rsidDel="00000000" w:rsidP="00000000" w:rsidRDefault="00000000" w:rsidRPr="00000000" w14:paraId="00000053">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shd w:fill="d9ead3" w:val="clear"/>
          <w:rtl w:val="0"/>
        </w:rPr>
        <w:t xml:space="preserve">In the beginning, none of us knew each other well. We simply divided the work, engaged in discussions, and worked hard together. Although we weren't very familiar with the parts and the competition process, the enthusiasm of our team members drove us to put in our best efforts from the start. Everyone was enthusiastic, like machines with boundless energy. The only break we took was during lunchtime. I genuinely enjoyed this atmosphere because it exemplified everyone's loyalty to Robotics.</w:t>
      </w:r>
    </w:p>
    <w:p w:rsidR="00000000" w:rsidDel="00000000" w:rsidP="00000000" w:rsidRDefault="00000000" w:rsidRPr="00000000" w14:paraId="00000054">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shd w:fill="d9ead3" w:val="clear"/>
          <w:rtl w:val="0"/>
        </w:rPr>
        <w:t xml:space="preserve">However, as the machines became more complex and the small parts more challenging to assemble, a very small assembly error may cause the entire device to need to be reassembled. </w:t>
      </w:r>
    </w:p>
    <w:p w:rsidR="00000000" w:rsidDel="00000000" w:rsidP="00000000" w:rsidRDefault="00000000" w:rsidRPr="00000000" w14:paraId="00000055">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b w:val="1"/>
          <w:bCs w:val="1"/>
          <w:color w:val="373935"/>
          <w:sz w:val="24"/>
          <w:szCs w:val="24"/>
          <w:rtl w:val="0"/>
        </w:rPr>
        <w:t xml:space="preserve">However, I learned that a true learner helps his team visualize possibilities and the indispensability of each team member. </w:t>
      </w:r>
      <w:r w:rsidDel="00000000" w:rsidR="00000000" w:rsidRPr="00000000">
        <w:rPr>
          <w:rFonts w:ascii="Times New Roman" w:cs="Times New Roman" w:eastAsia="Times New Roman" w:hAnsi="Times New Roman"/>
          <w:color w:val="373935"/>
          <w:sz w:val="24"/>
          <w:szCs w:val="24"/>
          <w:rtl w:val="0"/>
        </w:rPr>
        <w:t xml:space="preserve">The most memorable instance was when we were assembling the intake mechanism for catching discs. During the construction of our first-generation robot, we had to modify the intake's length multiple times, adjusting the spacing of the wheels more than ten times. When we were on the verge of completing the assembly, we discovered that the supporting C-Channel was installed upside down. The feeling of assembling and disassembling repeatedly was despairing. Every time we fixed one problem, other details were often forgotten. Just working on the intake alone would take over 15 hours.</w:t>
      </w:r>
    </w:p>
    <w:p w:rsidR="00000000" w:rsidDel="00000000" w:rsidP="00000000" w:rsidRDefault="00000000" w:rsidRPr="00000000" w14:paraId="00000056">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shd w:fill="d9ead3" w:val="clear"/>
          <w:rtl w:val="0"/>
        </w:rPr>
        <w:t xml:space="preserve">When my teammates felt that our machine was almost complete, I responded directly, saying, "It's still early!" and started pointing out the problems with our machine. My intuition told me that as a team captain if I gave up, the entire team would lose its momentum. This was an unacceptable fact, and I knew I couldn't falter. It was my responsibility to supervise my teammates' progress and ensure that the construction of the robot was on the right track. This drove me to strive for perfection.</w:t>
      </w:r>
    </w:p>
    <w:p w:rsidR="00000000" w:rsidDel="00000000" w:rsidP="00000000" w:rsidRDefault="00000000" w:rsidRPr="00000000" w14:paraId="00000057">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rtl w:val="0"/>
        </w:rPr>
        <w:t xml:space="preserve">Gradually, I noticed that everyone's enthusiasm waned when we had to dismantle the original machine to build a new generation, when we repeatedly built and dismantled, and when I pointed out areas for improvement. </w:t>
      </w:r>
      <w:r w:rsidDel="00000000" w:rsidR="00000000" w:rsidRPr="00000000">
        <w:rPr>
          <w:rFonts w:ascii="Times New Roman" w:cs="Times New Roman" w:eastAsia="Times New Roman" w:hAnsi="Times New Roman"/>
          <w:color w:val="373935"/>
          <w:sz w:val="24"/>
          <w:szCs w:val="24"/>
          <w:shd w:fill="d9ead3" w:val="clear"/>
          <w:rtl w:val="0"/>
        </w:rPr>
        <w:t xml:space="preserve">By the time we reached the stage of building the third and largest robot, with a completely different design for the intake and endgame structure, the team's progression had almost come to a halt.</w:t>
      </w:r>
    </w:p>
    <w:p w:rsidR="00000000" w:rsidDel="00000000" w:rsidP="00000000" w:rsidRDefault="00000000" w:rsidRPr="00000000" w14:paraId="00000058">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At that point, I began to question the responsibilities of a team captain. I was perplexed and wondered why everyone had lost their initial motivation for joining the robotics team. The entire team was filled with despair and silence.</w:t>
      </w:r>
    </w:p>
    <w:p w:rsidR="00000000" w:rsidDel="00000000" w:rsidP="00000000" w:rsidRDefault="00000000" w:rsidRPr="00000000" w14:paraId="00000059">
      <w:pPr>
        <w:shd w:fill="ffffff" w:val="clear"/>
        <w:spacing w:after="180" w:line="300" w:lineRule="auto"/>
        <w:ind w:firstLine="720"/>
        <w:rPr>
          <w:rFonts w:ascii="Times New Roman" w:cs="Times New Roman" w:eastAsia="Times New Roman" w:hAnsi="Times New Roman"/>
          <w:color w:val="373935"/>
          <w:sz w:val="24"/>
          <w:szCs w:val="24"/>
          <w:shd w:fill="d9ead3" w:val="clear"/>
        </w:rPr>
      </w:pPr>
      <w:r w:rsidDel="00000000" w:rsidR="00000000" w:rsidRPr="00000000">
        <w:rPr>
          <w:rFonts w:ascii="Times New Roman" w:cs="Times New Roman" w:eastAsia="Times New Roman" w:hAnsi="Times New Roman"/>
          <w:color w:val="373935"/>
          <w:sz w:val="24"/>
          <w:szCs w:val="24"/>
          <w:shd w:fill="d9ead3" w:val="clear"/>
          <w:rtl w:val="0"/>
        </w:rPr>
        <w:t xml:space="preserve">The season had been ongoing for a long time, with classes from morning until afternoon, leaving everyone exhausted. The section I was in charge of remained unfinished. Although I truly wanted to continue working without wasting any time, I noticed that our team had become demoralized. Some teammates were sighing repeatedly.</w:t>
      </w:r>
    </w:p>
    <w:p w:rsidR="00000000" w:rsidDel="00000000" w:rsidP="00000000" w:rsidRDefault="00000000" w:rsidRPr="00000000" w14:paraId="0000005A">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In the past, it was common for me to directly assist a teammate, complete the device they were in charge of, or provide advice. However, I decided to make a change. I invited all team members to come together and combine all the parts, even if they weren't perfect and had several issues. I was fully aware that the final result would require disassembling it again. I knew that our machine was still far from completion and that we shouldn't waste time on insignificant matters. However, I resolutely took the lead.</w:t>
      </w:r>
    </w:p>
    <w:p w:rsidR="00000000" w:rsidDel="00000000" w:rsidP="00000000" w:rsidRDefault="00000000" w:rsidRPr="00000000" w14:paraId="0000005B">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When all the parts were assembled, we witnessed the creation of a large and fully functional machine. As I started the machine, it successfully received and automatically shot the disc toward the goal. As my teammate operated the robot, it obediently followed their control, sucking in the disc and shooting it into the goal. As the team leader, I had an epiphany. At that moment, all of us cheered. We watched, manipulated, and played with the machine for over an hour. The difference, however, was the change in the team's atmosphere. There was no longer silence or repeated lamentations. Instead, every teammate felt a renewed sense of hope. That hour changed everything. In the subsequent competitions, our progress got back on track. It wasn't because we had a new design or achieved immediate success, </w:t>
      </w:r>
      <w:r w:rsidDel="00000000" w:rsidR="00000000" w:rsidRPr="00000000">
        <w:rPr>
          <w:rFonts w:ascii="Times New Roman" w:cs="Times New Roman" w:eastAsia="Times New Roman" w:hAnsi="Times New Roman"/>
          <w:color w:val="373935"/>
          <w:sz w:val="24"/>
          <w:szCs w:val="24"/>
          <w:highlight w:val="yellow"/>
          <w:rtl w:val="0"/>
        </w:rPr>
        <w:t xml:space="preserve">but because our team's atmosphere</w:t>
      </w:r>
      <w:r w:rsidDel="00000000" w:rsidR="00000000" w:rsidRPr="00000000">
        <w:rPr>
          <w:rFonts w:ascii="Times New Roman" w:cs="Times New Roman" w:eastAsia="Times New Roman" w:hAnsi="Times New Roman"/>
          <w:color w:val="373935"/>
          <w:sz w:val="24"/>
          <w:szCs w:val="24"/>
          <w:rtl w:val="0"/>
        </w:rPr>
        <w:t xml:space="preserve"> had changed, motivating everyone to work towards our goals.</w:t>
      </w:r>
    </w:p>
    <w:p w:rsidR="00000000" w:rsidDel="00000000" w:rsidP="00000000" w:rsidRDefault="00000000" w:rsidRPr="00000000" w14:paraId="0000005C">
      <w:pPr>
        <w:shd w:fill="ffffff" w:val="clear"/>
        <w:spacing w:after="180" w:line="300" w:lineRule="auto"/>
        <w:ind w:firstLine="720"/>
        <w:rPr>
          <w:rFonts w:ascii="Times New Roman" w:cs="Times New Roman" w:eastAsia="Times New Roman" w:hAnsi="Times New Roman"/>
          <w:color w:val="373935"/>
          <w:sz w:val="24"/>
          <w:szCs w:val="24"/>
          <w:shd w:fill="ead1dc" w:val="clear"/>
        </w:rPr>
      </w:pPr>
      <w:r w:rsidDel="00000000" w:rsidR="00000000" w:rsidRPr="00000000">
        <w:rPr>
          <w:rFonts w:ascii="Times New Roman" w:cs="Times New Roman" w:eastAsia="Times New Roman" w:hAnsi="Times New Roman"/>
          <w:color w:val="373935"/>
          <w:sz w:val="24"/>
          <w:szCs w:val="24"/>
          <w:shd w:fill="ead1dc" w:val="clear"/>
          <w:rtl w:val="0"/>
        </w:rPr>
        <w:t xml:space="preserve">Looking back on it now, I used to firmly believe that as a team leader, it was crucial to work consistently and continuously to push the members' progress. I believed that guiding the team to work in unison and supervising each member's tasks were the defining qualities of a "true" leader. However, through my experience in the Robotics Team, I have come to realize that under prolonged pressure, teammates may lose sight of the possibility of success. It is essential to help each member perceive the importance of their work in an integrating project. Visualizing the possibility of achieving a successful final robot brings the team back together. The repetitive process of constructing the design becomes critical and meaningful. This characteristic is what shapes a true leader.</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