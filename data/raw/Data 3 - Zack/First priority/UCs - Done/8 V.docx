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 Beyond what has already been shared in your application, what do you believe makes you a strong candidate for admission to the University of California?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11/28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Second essay: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don’t want to get up in this 13-degree weather. “ This is the thought that crossed my mind every morning when I need to wake up early for practice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 the front-step footwork and the back-step footwork 5 times each.” Coach Chen demanded. This is an order given by the coach during practice every 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white"/>
          <w:rtl w:val="0"/>
        </w:rPr>
        <w:t xml:space="preserve">In my first year</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white"/>
          <w:rtl w:val="0"/>
        </w:rPr>
        <w:t xml:space="preserve"> I barely touched the shuttlecock. Many of my teammates quit, having doubts because of the seemingly irrational demands with no purpose. </w:t>
      </w: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Yet, for a decade, I persisted. I have been training for an hour before school every day and practiced an extra three hours on Monday and Wednesday after class. I was often questioned about my relentless routine, wondering why I pursued drills day after day without ever touching the shuttlecock.</w:t>
      </w:r>
    </w:p>
    <w:p w:rsidR="00000000" w:rsidDel="00000000" w:rsidP="00000000" w:rsidRDefault="00000000" w:rsidRPr="00000000" w14:paraId="0000000E">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Well, I didn’t have a clear answer. </w:t>
      </w:r>
    </w:p>
    <w:p w:rsidR="00000000" w:rsidDel="00000000" w:rsidP="00000000" w:rsidRDefault="00000000" w:rsidRPr="00000000" w14:paraId="00000010">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Perhaps it was a manifestation of “blind obedience. “</w:t>
      </w:r>
    </w:p>
    <w:p w:rsidR="00000000" w:rsidDel="00000000" w:rsidP="00000000" w:rsidRDefault="00000000" w:rsidRPr="00000000" w14:paraId="00000012">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memorable training session was when coach Chen instructed the team to execute forward swings 1000 times in a humid, fanless gym - a test of endurance. Amidst the tedium, most sought respite when the coach's attention waned. </w:t>
      </w:r>
    </w:p>
    <w:p w:rsidR="00000000" w:rsidDel="00000000" w:rsidP="00000000" w:rsidRDefault="00000000" w:rsidRPr="00000000" w14:paraId="00000014">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am the only person who actually finished that 1000 times. </w:t>
      </w:r>
    </w:p>
    <w:p w:rsidR="00000000" w:rsidDel="00000000" w:rsidP="00000000" w:rsidRDefault="00000000" w:rsidRPr="00000000" w14:paraId="00000016">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yellow"/>
          <w:rtl w:val="0"/>
        </w:rPr>
        <w:t xml:space="preserve">Over time, </w:t>
      </w:r>
      <w:r w:rsidDel="00000000" w:rsidR="00000000" w:rsidRPr="00000000">
        <w:rPr>
          <w:rFonts w:ascii="Times New Roman" w:cs="Times New Roman" w:eastAsia="Times New Roman" w:hAnsi="Times New Roman"/>
          <w:sz w:val="24"/>
          <w:szCs w:val="24"/>
          <w:highlight w:val="white"/>
          <w:rtl w:val="0"/>
        </w:rPr>
        <w:t xml:space="preserve">my on-field concentration, power, and overhand stroke significantly improved when I finally finished a year of  “no shuttlecock” period. Recognizing my progress, I was promoted to a more intensive training group and assigned a pivotal role in competitions.</w:t>
      </w:r>
    </w:p>
    <w:p w:rsidR="00000000" w:rsidDel="00000000" w:rsidP="00000000" w:rsidRDefault="00000000" w:rsidRPr="00000000" w14:paraId="00000018">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 the years, through progressive training sessions, I learned to confront challenges directly by developing the idea of “just do it” which goes in line with “blind obedience” without questioning. Following the instructions, I learned to confront the circumstances without hesitation, which later led to perseverance.</w:t>
      </w:r>
    </w:p>
    <w:p w:rsidR="00000000" w:rsidDel="00000000" w:rsidP="00000000" w:rsidRDefault="00000000" w:rsidRPr="00000000" w14:paraId="0000001A">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believe those seemingly mundane training moments hold intrinsic purposes, albeit yet to be utilized. Many think of “Blind obedience” as conformity, yet I embrace the ethos of “Just do it.” Sometimes, taking action offers the only chance to visualize the potential. Swinging the racket a thousand times, seemingly wasteful, yet laid a robust foundation for my forehand swing. This foundation enables consistently high-quality swipes, drop shots, and even smashes.</w:t>
      </w:r>
    </w:p>
    <w:p w:rsidR="00000000" w:rsidDel="00000000" w:rsidP="00000000" w:rsidRDefault="00000000" w:rsidRPr="00000000" w14:paraId="0000001C">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First essay: 344 words</w:t>
      </w:r>
    </w:p>
    <w:p w:rsidR="00000000" w:rsidDel="00000000" w:rsidP="00000000" w:rsidRDefault="00000000" w:rsidRPr="00000000" w14:paraId="00000049">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often reduce the fruit of perseverance and endurance into talent. However, behind those astonishing achievements, there is an important characteristic that allows me to succeed: Unwavering persistence.</w:t>
      </w:r>
    </w:p>
    <w:p w:rsidR="00000000" w:rsidDel="00000000" w:rsidP="00000000" w:rsidRDefault="00000000" w:rsidRPr="00000000" w14:paraId="0000004A">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talented at playing music.” “You are lucky that your parents give you the opportunity to learn those instruments and sports” My achievements are often attributed to a single word “talent” or “parents’ support”</w:t>
      </w:r>
    </w:p>
    <w:p w:rsidR="00000000" w:rsidDel="00000000" w:rsidP="00000000" w:rsidRDefault="00000000" w:rsidRPr="00000000" w14:paraId="0000004B">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time I stand on the stage to receive an award, my classmates and relatives assume I am naturally talented in everything. They never ask why or the reason behind my achievements, which in turn writes into a single story that has been engraved in my heart makes me doubt the truth behind these accomplishments- nature or nurture. </w:t>
      </w:r>
    </w:p>
    <w:p w:rsidR="00000000" w:rsidDel="00000000" w:rsidP="00000000" w:rsidRDefault="00000000" w:rsidRPr="00000000" w14:paraId="0000004C">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Lots of my classmates admire the fact that my parents allow me to pursue various skills. Indeed, when I was young, my mother played a crucial role in redirecting me whenever I felt like giving up on learning the piano and violin, giving me motivation to continue learning it. However, several of my classmates who admire me today also had the opportunity to learn music when they were young, yet only a few of them demonstrated the persistence required to continue their musical education.</w:t>
      </w:r>
    </w:p>
    <w:p w:rsidR="00000000" w:rsidDel="00000000" w:rsidP="00000000" w:rsidRDefault="00000000" w:rsidRPr="00000000" w14:paraId="0000004D">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it is this unwavering and seemingly hopeless persistence that sets me apart from the group. Music holds a different meaning to me; I take it seriously. Behind every one of my accomplishments lies a story of sacrifice. While others were watching TV or playing video games, I was sitting on the piano chair, practicing pieces for two hours. Even during the Chinese New Year, when people go back to their grandparents’ houses for family gatherings, I carry my violin back to my grandparents’ house, practicing it every morning. My early childhood was pretty simple: Studying and Practicing. </w:t>
      </w:r>
    </w:p>
    <w:p w:rsidR="00000000" w:rsidDel="00000000" w:rsidP="00000000" w:rsidRDefault="00000000" w:rsidRPr="00000000" w14:paraId="0000004E">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relentless effort allowed me to understand the true essence of perseverance and endurance. Even though this unique characteristic remains invisible to many, it is what enables me to maintain an extraordinary level of consistency in everything I pursue.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E">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F">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62">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63">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64">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65">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br w:type="textWrapping"/>
      </w:r>
    </w:p>
    <w:p w:rsidR="00000000" w:rsidDel="00000000" w:rsidP="00000000" w:rsidRDefault="00000000" w:rsidRPr="00000000" w14:paraId="00000066">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story: 20 laps + cold day + Swinging the racket 1000 times + </w:t>
      </w:r>
    </w:p>
    <w:p w:rsidR="00000000" w:rsidDel="00000000" w:rsidP="00000000" w:rsidRDefault="00000000" w:rsidRPr="00000000" w14:paraId="00000067">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68">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Reflection -&gt;  I learned to accept to accept the situation without doubt (question)</w:t>
      </w:r>
    </w:p>
    <w:p w:rsidR="00000000" w:rsidDel="00000000" w:rsidP="00000000" w:rsidRDefault="00000000" w:rsidRPr="00000000" w14:paraId="00000069">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6A">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Not sure whether it is right or wrong. However, -&gt; I learned to “just do it.“  </w:t>
      </w:r>
    </w:p>
    <w:p w:rsidR="00000000" w:rsidDel="00000000" w:rsidP="00000000" w:rsidRDefault="00000000" w:rsidRPr="00000000" w14:paraId="0000006B">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6C">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6D">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6E">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6F">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70">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71">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72">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73">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“Pawns E4, Pawn E5, Knight F3, and Pawn F6” </w:t>
      </w:r>
    </w:p>
    <w:p w:rsidR="00000000" w:rsidDel="00000000" w:rsidP="00000000" w:rsidRDefault="00000000" w:rsidRPr="00000000" w14:paraId="00000074">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“Checkmate”</w:t>
      </w:r>
    </w:p>
    <w:p w:rsidR="00000000" w:rsidDel="00000000" w:rsidP="00000000" w:rsidRDefault="00000000" w:rsidRPr="00000000" w14:paraId="00000075">
      <w:pPr>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76">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Badminton has accompanied me since I was eight years old. For ten years, I have been training for an hour before school every day and practiced an extra three hours on Monday and Wednesday after class. This long-term commitment has shaped who I am today, and I can further bring this characteristic into college. </w:t>
      </w:r>
    </w:p>
    <w:p w:rsidR="00000000" w:rsidDel="00000000" w:rsidP="00000000" w:rsidRDefault="00000000" w:rsidRPr="00000000" w14:paraId="00000077">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78">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When standing on the badminton field, I imagine myself advancing chess pieces. I would keep probing the opponent’s tactics and weaknesses, finding a breakthrough to win the game. By switching drop shots, long shots, smashes, and net shots frequently, I explore the hidden path that leads to victory. Over time, I learned that winning a badminton game is not just about skill and physical strength, but also about who can dominate the rhythm of the game by utilizing their strengths effectively, identifying the opponent’s weakness, and making decisive moves to achieve checkmate. The process of calculating, determining openings, and creating opportunities is what I truly enjoy during a match. </w:t>
      </w:r>
    </w:p>
    <w:p w:rsidR="00000000" w:rsidDel="00000000" w:rsidP="00000000" w:rsidRDefault="00000000" w:rsidRPr="00000000" w14:paraId="00000079">
      <w:pPr>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color w:val="373a3c"/>
          <w:sz w:val="24"/>
          <w:szCs w:val="24"/>
          <w:shd w:fill="fff2cc" w:val="clear"/>
        </w:rPr>
      </w:pPr>
      <w:r w:rsidDel="00000000" w:rsidR="00000000" w:rsidRPr="00000000">
        <w:rPr>
          <w:rFonts w:ascii="Times New Roman" w:cs="Times New Roman" w:eastAsia="Times New Roman" w:hAnsi="Times New Roman"/>
          <w:color w:val="373a3c"/>
          <w:sz w:val="24"/>
          <w:szCs w:val="24"/>
          <w:highlight w:val="white"/>
          <w:rtl w:val="0"/>
        </w:rPr>
        <w:t xml:space="preserve">Over the years, I learned to accept what was given and try to find solutions. In badminton, players can not avoid harsh training sessions and challenges such as running 20 laps every day. Instead of complaining about the situation, I’ve learned to adapt to the situation and outperform what has happened to complete my mission. This high-intensity training resulted in me being a persevering and strategic-thinking person. </w:t>
      </w:r>
      <w:r w:rsidDel="00000000" w:rsidR="00000000" w:rsidRPr="00000000">
        <w:rPr>
          <w:rtl w:val="0"/>
        </w:rPr>
      </w:r>
    </w:p>
    <w:p w:rsidR="00000000" w:rsidDel="00000000" w:rsidP="00000000" w:rsidRDefault="00000000" w:rsidRPr="00000000" w14:paraId="0000007B">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7C">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The fruits of this high-intensity training can be extended beyond sports into academics and real life. The perseverance and endurance I inherited from badminton enabled me to stay passionate in my academic work. Outside classrooms, I would position myself as a motivator in clubs, contributing extra stimulation and spirit to my group mates when facing unprecedented challenges.</w:t>
      </w:r>
    </w:p>
    <w:p w:rsidR="00000000" w:rsidDel="00000000" w:rsidP="00000000" w:rsidRDefault="00000000" w:rsidRPr="00000000" w14:paraId="0000007D">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“Pawns E4, Pawn E5, Knight F3, Pawn F6,” I carefully planned each step, finding a breakthrough. Finally, Queen F5, “Checkmate” </w:t>
      </w:r>
    </w:p>
    <w:p w:rsidR="00000000" w:rsidDel="00000000" w:rsidP="00000000" w:rsidRDefault="00000000" w:rsidRPr="00000000" w14:paraId="00000087">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"Razor-sharp smash can boost your scoring rate, but it can deplete your stamina at the same time", my badminton coach reiterated. Throughout elementary and junior high, I trained for an hour before school every day, and the team practiced every Monday and Wednesday for 3 hours after class to refine my skills. After such a long time of training, I acquire a different perspective on badminton.</w:t>
      </w:r>
    </w:p>
    <w:p w:rsidR="00000000" w:rsidDel="00000000" w:rsidP="00000000" w:rsidRDefault="00000000" w:rsidRPr="00000000" w14:paraId="00000089">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Playing in a badminton game is like advancing on a chess board. Each piece has its unique role and function, just like drop shots, long shots, smashes, and net shots. In chess, players may sacrifice some pieces to acquire an advantange. In badminton, the choices we make at critical moments can </w:t>
      </w:r>
      <w:commentRangeStart w:id="0"/>
      <w:r w:rsidDel="00000000" w:rsidR="00000000" w:rsidRPr="00000000">
        <w:rPr>
          <w:rFonts w:ascii="Times New Roman" w:cs="Times New Roman" w:eastAsia="Times New Roman" w:hAnsi="Times New Roman"/>
          <w:rtl w:val="0"/>
        </w:rPr>
        <w:t xml:space="preserve">distract our opponents and exploit their weaknesses</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leading us to victory. The thrill of making calculated guesses, searching for openings, and creating attacking opportunities is what </w:t>
      </w:r>
      <w:commentRangeStart w:id="1"/>
      <w:r w:rsidDel="00000000" w:rsidR="00000000" w:rsidRPr="00000000">
        <w:rPr>
          <w:rFonts w:ascii="Times New Roman" w:cs="Times New Roman" w:eastAsia="Times New Roman" w:hAnsi="Times New Roman"/>
          <w:rtl w:val="0"/>
        </w:rPr>
        <w:t xml:space="preserve">a badminton player truly enjoys</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during a match.</w:t>
      </w:r>
    </w:p>
    <w:p w:rsidR="00000000" w:rsidDel="00000000" w:rsidP="00000000" w:rsidRDefault="00000000" w:rsidRPr="00000000" w14:paraId="0000008B">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National International American School Open Badminton Competition, the score was tied at 20-20, at the match point. </w:t>
      </w:r>
      <w:commentRangeStart w:id="2"/>
      <w:r w:rsidDel="00000000" w:rsidR="00000000" w:rsidRPr="00000000">
        <w:rPr>
          <w:rFonts w:ascii="Times New Roman" w:cs="Times New Roman" w:eastAsia="Times New Roman" w:hAnsi="Times New Roman"/>
          <w:rtl w:val="0"/>
        </w:rPr>
        <w:t xml:space="preserve">Despite the intensity of the match, I didn't feel nervous. </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Instead, I embraced the moment, fully engaging in a final showdown with my opponent.</w:t>
      </w:r>
    </w:p>
    <w:p w:rsidR="00000000" w:rsidDel="00000000" w:rsidP="00000000" w:rsidRDefault="00000000" w:rsidRPr="00000000" w14:paraId="0000008D">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ab/>
        <w:t xml:space="preserve">I advanced my King’s pawn, a common opening move in chess. In reality, I perform a long service, controlling the tempo of the game while trying to throw off their balance during the match. My opponent responds by moving his king’s pawn to the center, Competing with me for the rhythm of the game. Both of us are probing each other, constantly switching between long shots and drop shots, seeking a breakthrough. I later moved my bishop to C4, trying to threaten his weak spot on F7. 這就像發現對手因為身高較高而對前場控制的不利一樣. That is the result of trial, groping, and observation from previous experience. Suddenly, I spot an opportunity when he returns the shuttle with a slight blunder. At this moment, I feel like I’m back on the chessboard, thinking about a critical move. I went into my first long thoughts think. A forceful kill shot can shift the game's dynamics but risks being countered. Finally, I decided to sacrifice my queen, the powerful smash by replacing the pawn with my bishop, 快且刁鑽的 drop shot. This surprises my opponent. 而我抓準機會繼續提速 For the next ten moves, I keep him off balance, despite his attempts to evade and dodge. His movements begin to slow. As I cleverly use drop shots, lobs, and cross-court shots to replace heavy smashes, he is compelled to remove a block of protection. That line and square are crucial to my plan. My rook glides along the open line, capturing a pawn before his King. Checkmate.</w:t>
      </w:r>
    </w:p>
    <w:p w:rsidR="00000000" w:rsidDel="00000000" w:rsidP="00000000" w:rsidRDefault="00000000" w:rsidRPr="00000000" w14:paraId="0000008F">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360" w:lineRule="auto"/>
        <w:ind w:left="0" w:firstLine="720"/>
        <w:rPr>
          <w:rFonts w:ascii="Times New Roman" w:cs="Times New Roman" w:eastAsia="Times New Roman" w:hAnsi="Times New Roman"/>
        </w:rPr>
      </w:pPr>
      <w:r w:rsidDel="00000000" w:rsidR="00000000" w:rsidRPr="00000000">
        <w:rPr>
          <w:rFonts w:ascii="Gungsuh" w:cs="Gungsuh" w:eastAsia="Gungsuh" w:hAnsi="Gungsuh"/>
          <w:rtl w:val="0"/>
        </w:rPr>
        <w:t xml:space="preserve">Playing badminton is akin to playing chess, 考驗的是隨機應變和智慧。In the world of badminton, it's not just about comparing skill and physical strength, but also about who can control the rhythm of the game, utilize their strengths effectively, identify the opponent's weaknesses, and make decisive moves to achieve checkmate. This is what I truly enjoy about playing badminton. </w:t>
      </w:r>
    </w:p>
    <w:p w:rsidR="00000000" w:rsidDel="00000000" w:rsidP="00000000" w:rsidRDefault="00000000" w:rsidRPr="00000000" w14:paraId="0000009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ab/>
      </w:r>
    </w:p>
    <w:p w:rsidR="00000000" w:rsidDel="00000000" w:rsidP="00000000" w:rsidRDefault="00000000" w:rsidRPr="00000000" w14:paraId="000000C0">
      <w:pPr>
        <w:rPr>
          <w:shd w:fill="fff2cc" w:val="clear"/>
        </w:rPr>
      </w:pPr>
      <w:r w:rsidDel="00000000" w:rsidR="00000000" w:rsidRPr="00000000">
        <w:rPr>
          <w:shd w:fill="fff2cc" w:val="clear"/>
          <w:rtl w:val="0"/>
        </w:rPr>
        <w:t xml:space="preserve">openging </w:t>
      </w:r>
    </w:p>
    <w:p w:rsidR="00000000" w:rsidDel="00000000" w:rsidP="00000000" w:rsidRDefault="00000000" w:rsidRPr="00000000" w14:paraId="000000C1">
      <w:pPr>
        <w:rPr>
          <w:shd w:fill="fff2cc" w:val="clear"/>
        </w:rPr>
      </w:pPr>
      <w:r w:rsidDel="00000000" w:rsidR="00000000" w:rsidRPr="00000000">
        <w:rPr>
          <w:rtl w:val="0"/>
        </w:rPr>
      </w:r>
    </w:p>
    <w:p w:rsidR="00000000" w:rsidDel="00000000" w:rsidP="00000000" w:rsidRDefault="00000000" w:rsidRPr="00000000" w14:paraId="000000C2">
      <w:pPr>
        <w:rPr>
          <w:shd w:fill="fff2cc" w:val="clear"/>
        </w:rPr>
      </w:pPr>
      <w:r w:rsidDel="00000000" w:rsidR="00000000" w:rsidRPr="00000000">
        <w:rPr>
          <w:shd w:fill="fff2cc" w:val="clear"/>
          <w:rtl w:val="0"/>
        </w:rPr>
        <w:t xml:space="preserve">powerful server -&gt; determine </w:t>
      </w:r>
    </w:p>
    <w:p w:rsidR="00000000" w:rsidDel="00000000" w:rsidP="00000000" w:rsidRDefault="00000000" w:rsidRPr="00000000" w14:paraId="000000C3">
      <w:pPr>
        <w:rPr>
          <w:shd w:fill="fff2cc" w:val="clear"/>
        </w:rPr>
      </w:pPr>
      <w:r w:rsidDel="00000000" w:rsidR="00000000" w:rsidRPr="00000000">
        <w:rPr>
          <w:rtl w:val="0"/>
        </w:rPr>
      </w:r>
    </w:p>
    <w:p w:rsidR="00000000" w:rsidDel="00000000" w:rsidP="00000000" w:rsidRDefault="00000000" w:rsidRPr="00000000" w14:paraId="000000C4">
      <w:pPr>
        <w:rPr>
          <w:shd w:fill="fff2cc" w:val="clear"/>
        </w:rPr>
      </w:pPr>
      <w:r w:rsidDel="00000000" w:rsidR="00000000" w:rsidRPr="00000000">
        <w:rPr>
          <w:rFonts w:ascii="Arial Unicode MS" w:cs="Arial Unicode MS" w:eastAsia="Arial Unicode MS" w:hAnsi="Arial Unicode MS"/>
          <w:shd w:fill="fff2cc" w:val="clear"/>
          <w:rtl w:val="0"/>
        </w:rPr>
        <w:t xml:space="preserve">長線佈局 -&gt; 想法</w:t>
      </w:r>
    </w:p>
    <w:p w:rsidR="00000000" w:rsidDel="00000000" w:rsidP="00000000" w:rsidRDefault="00000000" w:rsidRPr="00000000" w14:paraId="000000C5">
      <w:pPr>
        <w:rPr>
          <w:shd w:fill="fff2cc" w:val="clear"/>
        </w:rPr>
      </w:pPr>
      <w:r w:rsidDel="00000000" w:rsidR="00000000" w:rsidRPr="00000000">
        <w:rPr>
          <w:rtl w:val="0"/>
        </w:rPr>
      </w:r>
    </w:p>
    <w:p w:rsidR="00000000" w:rsidDel="00000000" w:rsidP="00000000" w:rsidRDefault="00000000" w:rsidRPr="00000000" w14:paraId="000000C6">
      <w:pPr>
        <w:ind w:firstLine="720"/>
        <w:rPr>
          <w:shd w:fill="fff2cc" w:val="clear"/>
        </w:rPr>
      </w:pPr>
      <w:r w:rsidDel="00000000" w:rsidR="00000000" w:rsidRPr="00000000">
        <w:rPr>
          <w:shd w:fill="fff2cc" w:val="clear"/>
          <w:rtl w:val="0"/>
        </w:rPr>
        <w:t xml:space="preserve">“Pawns E4, Pawn E5, Knight F3, Pawn F6,” I meticulously planned each step, finding for breakthrough</w:t>
      </w:r>
    </w:p>
    <w:p w:rsidR="00000000" w:rsidDel="00000000" w:rsidP="00000000" w:rsidRDefault="00000000" w:rsidRPr="00000000" w14:paraId="000000C7">
      <w:pPr>
        <w:rPr>
          <w:shd w:fill="fff2cc" w:val="clear"/>
        </w:rPr>
      </w:pPr>
      <w:r w:rsidDel="00000000" w:rsidR="00000000" w:rsidRPr="00000000">
        <w:rPr>
          <w:rtl w:val="0"/>
        </w:rPr>
      </w:r>
    </w:p>
    <w:p w:rsidR="00000000" w:rsidDel="00000000" w:rsidP="00000000" w:rsidRDefault="00000000" w:rsidRPr="00000000" w14:paraId="000000C8">
      <w:pPr>
        <w:ind w:firstLine="720"/>
        <w:rPr>
          <w:shd w:fill="fff2cc" w:val="clear"/>
        </w:rPr>
      </w:pPr>
      <w:r w:rsidDel="00000000" w:rsidR="00000000" w:rsidRPr="00000000">
        <w:rPr>
          <w:shd w:fill="fff2cc" w:val="clear"/>
          <w:rtl w:val="0"/>
        </w:rPr>
        <w:t xml:space="preserve">Finally, Queen F5, “Checkmate” </w:t>
      </w:r>
    </w:p>
    <w:p w:rsidR="00000000" w:rsidDel="00000000" w:rsidP="00000000" w:rsidRDefault="00000000" w:rsidRPr="00000000" w14:paraId="000000C9">
      <w:pPr>
        <w:rPr>
          <w:shd w:fill="fff2cc" w:val="clear"/>
        </w:rPr>
      </w:pPr>
      <w:r w:rsidDel="00000000" w:rsidR="00000000" w:rsidRPr="00000000">
        <w:rPr>
          <w:rtl w:val="0"/>
        </w:rPr>
      </w:r>
    </w:p>
    <w:p w:rsidR="00000000" w:rsidDel="00000000" w:rsidP="00000000" w:rsidRDefault="00000000" w:rsidRPr="00000000" w14:paraId="000000CA">
      <w:pPr>
        <w:ind w:firstLine="720"/>
        <w:rPr>
          <w:shd w:fill="fff2cc" w:val="clear"/>
        </w:rPr>
      </w:pPr>
      <w:r w:rsidDel="00000000" w:rsidR="00000000" w:rsidRPr="00000000">
        <w:rPr>
          <w:shd w:fill="fff2cc" w:val="clear"/>
          <w:rtl w:val="0"/>
        </w:rPr>
        <w:t xml:space="preserve">Since I was eight years old, I have been asked by the coach to be familiar with each weapon. </w:t>
      </w:r>
    </w:p>
    <w:p w:rsidR="00000000" w:rsidDel="00000000" w:rsidP="00000000" w:rsidRDefault="00000000" w:rsidRPr="00000000" w14:paraId="000000CB">
      <w:pPr>
        <w:rPr>
          <w:shd w:fill="fff2cc" w:val="clear"/>
        </w:rPr>
      </w:pPr>
      <w:r w:rsidDel="00000000" w:rsidR="00000000" w:rsidRPr="00000000">
        <w:rPr>
          <w:rtl w:val="0"/>
        </w:rPr>
      </w:r>
    </w:p>
    <w:p w:rsidR="00000000" w:rsidDel="00000000" w:rsidP="00000000" w:rsidRDefault="00000000" w:rsidRPr="00000000" w14:paraId="000000CC">
      <w:pPr>
        <w:ind w:firstLine="720"/>
        <w:rPr>
          <w:shd w:fill="fff2cc" w:val="clear"/>
        </w:rPr>
      </w:pPr>
      <w:r w:rsidDel="00000000" w:rsidR="00000000" w:rsidRPr="00000000">
        <w:rPr>
          <w:shd w:fill="fff2cc" w:val="clear"/>
          <w:rtl w:val="0"/>
        </w:rPr>
        <w:t xml:space="preserve">"Razor-sharp smash can boost your scoring rate, but deplete stamina", the coach reiterated</w:t>
      </w:r>
    </w:p>
    <w:p w:rsidR="00000000" w:rsidDel="00000000" w:rsidP="00000000" w:rsidRDefault="00000000" w:rsidRPr="00000000" w14:paraId="000000CD">
      <w:pPr>
        <w:rPr>
          <w:shd w:fill="fff2cc" w:val="clear"/>
        </w:rPr>
      </w:pPr>
      <w:r w:rsidDel="00000000" w:rsidR="00000000" w:rsidRPr="00000000">
        <w:rPr>
          <w:rtl w:val="0"/>
        </w:rPr>
      </w:r>
    </w:p>
    <w:p w:rsidR="00000000" w:rsidDel="00000000" w:rsidP="00000000" w:rsidRDefault="00000000" w:rsidRPr="00000000" w14:paraId="000000CE">
      <w:pPr>
        <w:ind w:firstLine="720"/>
        <w:rPr>
          <w:shd w:fill="fff2cc" w:val="clear"/>
        </w:rPr>
      </w:pPr>
      <w:r w:rsidDel="00000000" w:rsidR="00000000" w:rsidRPr="00000000">
        <w:rPr>
          <w:shd w:fill="fff2cc" w:val="clear"/>
          <w:rtl w:val="0"/>
        </w:rPr>
        <w:t xml:space="preserve">Throughout elementary and junior high, I trained for an hour before school every day, and the team practiced every Monday and Wednesday for 3 hours after class to refine my skills.</w:t>
      </w:r>
    </w:p>
    <w:p w:rsidR="00000000" w:rsidDel="00000000" w:rsidP="00000000" w:rsidRDefault="00000000" w:rsidRPr="00000000" w14:paraId="000000CF">
      <w:pPr>
        <w:rPr>
          <w:shd w:fill="fff2cc" w:val="clear"/>
        </w:rPr>
      </w:pPr>
      <w:r w:rsidDel="00000000" w:rsidR="00000000" w:rsidRPr="00000000">
        <w:rPr>
          <w:rtl w:val="0"/>
        </w:rPr>
      </w:r>
    </w:p>
    <w:p w:rsidR="00000000" w:rsidDel="00000000" w:rsidP="00000000" w:rsidRDefault="00000000" w:rsidRPr="00000000" w14:paraId="000000D0">
      <w:pPr>
        <w:ind w:firstLine="720"/>
        <w:rPr/>
      </w:pPr>
      <w:r w:rsidDel="00000000" w:rsidR="00000000" w:rsidRPr="00000000">
        <w:rPr>
          <w:rFonts w:ascii="Arial Unicode MS" w:cs="Arial Unicode MS" w:eastAsia="Arial Unicode MS" w:hAnsi="Arial Unicode MS"/>
          <w:shd w:fill="fff2cc" w:val="clear"/>
          <w:rtl w:val="0"/>
        </w:rPr>
        <w:t xml:space="preserve">I approach every training session as if I were competing against an AI chess player. Each practice match is meticulously recorded for thorough game reviews. I take the time to analyze my own movements, identifying areas for improvement. To further enhance my skills, I engage with my coach, discussing the challenges I faced during the match and seeking valuable insights to overcome. Over Time, I expanded My 武器庫 of techniques and honed each one to perfection. I began blending my badminton skills with the strategic elements of chess, converting long shots and serves into pawns, executing drop shots to the moves of a bishop, and delivering smashing shots with the authority of a queen. </w:t>
      </w:r>
      <w:r w:rsidDel="00000000" w:rsidR="00000000" w:rsidRPr="00000000">
        <w:rPr>
          <w:rtl w:val="0"/>
        </w:rPr>
        <w:t xml:space="preserve">The fusion of these abilities elevated my game to new heights and allowed me to approach badminton with a unique and formidable approach.</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ind w:firstLine="720"/>
        <w:rPr/>
      </w:pPr>
      <w:r w:rsidDel="00000000" w:rsidR="00000000" w:rsidRPr="00000000">
        <w:rPr>
          <w:rtl w:val="0"/>
        </w:rPr>
      </w:r>
    </w:p>
    <w:p w:rsidR="00000000" w:rsidDel="00000000" w:rsidP="00000000" w:rsidRDefault="00000000" w:rsidRPr="00000000" w14:paraId="000000D3">
      <w:pPr>
        <w:ind w:firstLine="720"/>
        <w:rPr/>
      </w:pPr>
      <w:r w:rsidDel="00000000" w:rsidR="00000000" w:rsidRPr="00000000">
        <w:rPr>
          <w:rtl w:val="0"/>
        </w:rPr>
        <w:t xml:space="preserve">Badminton is not only relied on physical stamina. </w:t>
      </w:r>
    </w:p>
    <w:p w:rsidR="00000000" w:rsidDel="00000000" w:rsidP="00000000" w:rsidRDefault="00000000" w:rsidRPr="00000000" w14:paraId="000000D4">
      <w:pPr>
        <w:ind w:firstLine="720"/>
        <w:rPr/>
      </w:pPr>
      <w:r w:rsidDel="00000000" w:rsidR="00000000" w:rsidRPr="00000000">
        <w:rPr>
          <w:rFonts w:ascii="Arial Unicode MS" w:cs="Arial Unicode MS" w:eastAsia="Arial Unicode MS" w:hAnsi="Arial Unicode MS"/>
          <w:rtl w:val="0"/>
        </w:rPr>
        <w:t xml:space="preserve">像一盤長時間的下棋</w:t>
      </w:r>
    </w:p>
    <w:p w:rsidR="00000000" w:rsidDel="00000000" w:rsidP="00000000" w:rsidRDefault="00000000" w:rsidRPr="00000000" w14:paraId="000000D5">
      <w:pPr>
        <w:ind w:firstLine="720"/>
        <w:rPr/>
      </w:pPr>
      <w:r w:rsidDel="00000000" w:rsidR="00000000" w:rsidRPr="00000000">
        <w:rPr>
          <w:rFonts w:ascii="Arial Unicode MS" w:cs="Arial Unicode MS" w:eastAsia="Arial Unicode MS" w:hAnsi="Arial Unicode MS"/>
          <w:rtl w:val="0"/>
        </w:rPr>
        <w:t xml:space="preserve">可以自己組織進攻</w:t>
      </w:r>
    </w:p>
    <w:p w:rsidR="00000000" w:rsidDel="00000000" w:rsidP="00000000" w:rsidRDefault="00000000" w:rsidRPr="00000000" w14:paraId="000000D6">
      <w:pPr>
        <w:ind w:firstLine="720"/>
        <w:rPr/>
      </w:pPr>
      <w:r w:rsidDel="00000000" w:rsidR="00000000" w:rsidRPr="00000000">
        <w:rPr>
          <w:rFonts w:ascii="Arial Unicode MS" w:cs="Arial Unicode MS" w:eastAsia="Arial Unicode MS" w:hAnsi="Arial Unicode MS"/>
          <w:rtl w:val="0"/>
        </w:rPr>
        <w:t xml:space="preserve">第一球就要布局 、策略</w:t>
      </w:r>
    </w:p>
    <w:p w:rsidR="00000000" w:rsidDel="00000000" w:rsidP="00000000" w:rsidRDefault="00000000" w:rsidRPr="00000000" w14:paraId="000000D7">
      <w:pPr>
        <w:ind w:firstLine="720"/>
        <w:rPr/>
      </w:pPr>
      <w:r w:rsidDel="00000000" w:rsidR="00000000" w:rsidRPr="00000000">
        <w:rPr>
          <w:rFonts w:ascii="Arial Unicode MS" w:cs="Arial Unicode MS" w:eastAsia="Arial Unicode MS" w:hAnsi="Arial Unicode MS"/>
          <w:rtl w:val="0"/>
        </w:rPr>
        <w:t xml:space="preserve">但即使... 我們要做不同的應對</w:t>
      </w:r>
    </w:p>
    <w:p w:rsidR="00000000" w:rsidDel="00000000" w:rsidP="00000000" w:rsidRDefault="00000000" w:rsidRPr="00000000" w14:paraId="000000D8">
      <w:pPr>
        <w:ind w:firstLine="720"/>
        <w:rPr/>
      </w:pPr>
      <w:r w:rsidDel="00000000" w:rsidR="00000000" w:rsidRPr="00000000">
        <w:rPr>
          <w:rtl w:val="0"/>
        </w:rPr>
        <w:t xml:space="preserve">during the game, you need to observe and find weakness</w:t>
      </w:r>
    </w:p>
    <w:p w:rsidR="00000000" w:rsidDel="00000000" w:rsidP="00000000" w:rsidRDefault="00000000" w:rsidRPr="00000000" w14:paraId="000000D9">
      <w:pPr>
        <w:ind w:firstLine="720"/>
        <w:rPr/>
      </w:pPr>
      <w:r w:rsidDel="00000000" w:rsidR="00000000" w:rsidRPr="00000000">
        <w:rPr>
          <w:rtl w:val="0"/>
        </w:rPr>
        <w:t xml:space="preserve">grasp tactic and the use and the timing of the techniques</w:t>
      </w:r>
    </w:p>
    <w:p w:rsidR="00000000" w:rsidDel="00000000" w:rsidP="00000000" w:rsidRDefault="00000000" w:rsidRPr="00000000" w14:paraId="000000DA">
      <w:pPr>
        <w:ind w:firstLine="720"/>
        <w:rPr/>
      </w:pPr>
      <w:r w:rsidDel="00000000" w:rsidR="00000000" w:rsidRPr="00000000">
        <w:rPr>
          <w:rtl w:val="0"/>
        </w:rPr>
      </w:r>
    </w:p>
    <w:p w:rsidR="00000000" w:rsidDel="00000000" w:rsidP="00000000" w:rsidRDefault="00000000" w:rsidRPr="00000000" w14:paraId="000000DB">
      <w:pPr>
        <w:numPr>
          <w:ilvl w:val="0"/>
          <w:numId w:val="4"/>
        </w:numPr>
        <w:ind w:left="1440" w:hanging="360"/>
        <w:rPr>
          <w:u w:val="none"/>
        </w:rPr>
      </w:pPr>
      <w:r w:rsidDel="00000000" w:rsidR="00000000" w:rsidRPr="00000000">
        <w:rPr>
          <w:rtl w:val="0"/>
        </w:rPr>
        <w:t xml:space="preserve">guessing opponent’s intention</w:t>
      </w:r>
    </w:p>
    <w:p w:rsidR="00000000" w:rsidDel="00000000" w:rsidP="00000000" w:rsidRDefault="00000000" w:rsidRPr="00000000" w14:paraId="000000DC">
      <w:pPr>
        <w:numPr>
          <w:ilvl w:val="0"/>
          <w:numId w:val="4"/>
        </w:numPr>
        <w:ind w:left="1440" w:hanging="360"/>
        <w:rPr>
          <w:u w:val="none"/>
        </w:rPr>
      </w:pPr>
      <w:r w:rsidDel="00000000" w:rsidR="00000000" w:rsidRPr="00000000">
        <w:rPr>
          <w:rtl w:val="0"/>
        </w:rPr>
        <w:t xml:space="preserve">the excitement of playing badminton</w:t>
      </w:r>
    </w:p>
    <w:p w:rsidR="00000000" w:rsidDel="00000000" w:rsidP="00000000" w:rsidRDefault="00000000" w:rsidRPr="00000000" w14:paraId="000000DD">
      <w:pPr>
        <w:numPr>
          <w:ilvl w:val="0"/>
          <w:numId w:val="4"/>
        </w:numPr>
        <w:ind w:left="1440" w:hanging="360"/>
        <w:rPr>
          <w:u w:val="none"/>
        </w:rPr>
      </w:pPr>
      <w:r w:rsidDel="00000000" w:rsidR="00000000" w:rsidRPr="00000000">
        <w:rPr>
          <w:rtl w:val="0"/>
        </w:rPr>
        <w:t xml:space="preserve">determine appropriate strategy </w:t>
      </w:r>
    </w:p>
    <w:p w:rsidR="00000000" w:rsidDel="00000000" w:rsidP="00000000" w:rsidRDefault="00000000" w:rsidRPr="00000000" w14:paraId="000000DE">
      <w:pPr>
        <w:numPr>
          <w:ilvl w:val="0"/>
          <w:numId w:val="4"/>
        </w:numPr>
        <w:ind w:left="1440" w:hanging="360"/>
        <w:rPr>
          <w:u w:val="none"/>
        </w:rPr>
      </w:pPr>
      <w:r w:rsidDel="00000000" w:rsidR="00000000" w:rsidRPr="00000000">
        <w:rPr>
          <w:rtl w:val="0"/>
        </w:rPr>
        <w:t xml:space="preserve">modify strategy / approach</w:t>
      </w:r>
    </w:p>
    <w:p w:rsidR="00000000" w:rsidDel="00000000" w:rsidP="00000000" w:rsidRDefault="00000000" w:rsidRPr="00000000" w14:paraId="000000DF">
      <w:pPr>
        <w:numPr>
          <w:ilvl w:val="0"/>
          <w:numId w:val="4"/>
        </w:numPr>
        <w:ind w:left="1440" w:hanging="360"/>
        <w:rPr>
          <w:u w:val="none"/>
        </w:rPr>
      </w:pPr>
      <w:r w:rsidDel="00000000" w:rsidR="00000000" w:rsidRPr="00000000">
        <w:rPr>
          <w:rtl w:val="0"/>
        </w:rPr>
        <w:t xml:space="preserve">courage </w:t>
      </w:r>
    </w:p>
    <w:p w:rsidR="00000000" w:rsidDel="00000000" w:rsidP="00000000" w:rsidRDefault="00000000" w:rsidRPr="00000000" w14:paraId="000000E0">
      <w:pPr>
        <w:numPr>
          <w:ilvl w:val="0"/>
          <w:numId w:val="4"/>
        </w:numPr>
        <w:ind w:left="1440" w:hanging="360"/>
        <w:rPr>
          <w:u w:val="none"/>
        </w:rPr>
      </w:pPr>
      <w:r w:rsidDel="00000000" w:rsidR="00000000" w:rsidRPr="00000000">
        <w:rPr>
          <w:rtl w:val="0"/>
        </w:rPr>
        <w:t xml:space="preserve">adverse -&gt; rethink</w:t>
      </w:r>
    </w:p>
    <w:p w:rsidR="00000000" w:rsidDel="00000000" w:rsidP="00000000" w:rsidRDefault="00000000" w:rsidRPr="00000000" w14:paraId="000000E1">
      <w:pPr>
        <w:numPr>
          <w:ilvl w:val="0"/>
          <w:numId w:val="4"/>
        </w:numPr>
        <w:ind w:left="1440" w:hanging="360"/>
        <w:rPr>
          <w:u w:val="none"/>
        </w:rPr>
      </w:pPr>
      <w:r w:rsidDel="00000000" w:rsidR="00000000" w:rsidRPr="00000000">
        <w:rPr>
          <w:rtl w:val="0"/>
        </w:rPr>
        <w:t xml:space="preserve">think about the worst case /scenario</w:t>
      </w:r>
    </w:p>
    <w:p w:rsidR="00000000" w:rsidDel="00000000" w:rsidP="00000000" w:rsidRDefault="00000000" w:rsidRPr="00000000" w14:paraId="000000E2">
      <w:pPr>
        <w:numPr>
          <w:ilvl w:val="0"/>
          <w:numId w:val="4"/>
        </w:numPr>
        <w:ind w:left="1440" w:hanging="360"/>
        <w:rPr>
          <w:u w:val="none"/>
        </w:rPr>
      </w:pPr>
      <w:r w:rsidDel="00000000" w:rsidR="00000000" w:rsidRPr="00000000">
        <w:rPr>
          <w:rtl w:val="0"/>
        </w:rPr>
      </w:r>
    </w:p>
    <w:p w:rsidR="00000000" w:rsidDel="00000000" w:rsidP="00000000" w:rsidRDefault="00000000" w:rsidRPr="00000000" w14:paraId="000000E3">
      <w:pPr>
        <w:numPr>
          <w:ilvl w:val="0"/>
          <w:numId w:val="4"/>
        </w:numPr>
        <w:ind w:left="1440" w:hanging="360"/>
        <w:rPr>
          <w:u w:val="none"/>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Fonts w:ascii="Arial Unicode MS" w:cs="Arial Unicode MS" w:eastAsia="Arial Unicode MS" w:hAnsi="Arial Unicode MS"/>
          <w:rtl w:val="0"/>
        </w:rPr>
        <w:t xml:space="preserve">在棋盤上，我們會犧牲some piece in order to 成就 / blur attention -&gt; to attack their weakness</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t xml:space="preserve">Chessboard, ex</w:t>
      </w:r>
    </w:p>
    <w:p w:rsidR="00000000" w:rsidDel="00000000" w:rsidP="00000000" w:rsidRDefault="00000000" w:rsidRPr="00000000" w14:paraId="000000E7">
      <w:pPr>
        <w:ind w:left="0" w:firstLine="0"/>
        <w:rPr/>
      </w:pPr>
      <w:r w:rsidDel="00000000" w:rsidR="00000000" w:rsidRPr="00000000">
        <w:rPr>
          <w:rtl w:val="0"/>
        </w:rPr>
        <w:t xml:space="preserve">Similarly, Take a risk -&gt; make opportunity </w:t>
      </w:r>
    </w:p>
    <w:p w:rsidR="00000000" w:rsidDel="00000000" w:rsidP="00000000" w:rsidRDefault="00000000" w:rsidRPr="00000000" w14:paraId="000000E8">
      <w:pPr>
        <w:ind w:firstLine="720"/>
        <w:rPr/>
      </w:pPr>
      <w:r w:rsidDel="00000000" w:rsidR="00000000" w:rsidRPr="00000000">
        <w:rPr>
          <w:rtl w:val="0"/>
        </w:rPr>
      </w:r>
    </w:p>
    <w:p w:rsidR="00000000" w:rsidDel="00000000" w:rsidP="00000000" w:rsidRDefault="00000000" w:rsidRPr="00000000" w14:paraId="000000E9">
      <w:pPr>
        <w:ind w:firstLine="720"/>
        <w:rPr/>
      </w:pPr>
      <w:r w:rsidDel="00000000" w:rsidR="00000000" w:rsidRPr="00000000">
        <w:rPr>
          <w:rtl w:val="0"/>
        </w:rPr>
        <w:t xml:space="preserve">In a pivotal game, which happened during the decisive round, the score was tied at 20-20. and there was no deuce rule in place. In this intense match, I found myself in a gripping battle with my opponent, vying for the ultimate victory over the chessboard.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ind w:firstLine="720"/>
        <w:rPr/>
      </w:pPr>
      <w:ins w:author="Joanne Chen" w:id="0" w:date="2023-07-19T09:54:25Z">
        <w:r w:rsidDel="00000000" w:rsidR="00000000" w:rsidRPr="00000000">
          <w:rPr>
            <w:rtl w:val="0"/>
          </w:rPr>
          <w:t xml:space="preserve">Playing in a badminton game is like advancing on a chess board. </w:t>
        </w:r>
      </w:ins>
      <w:r w:rsidDel="00000000" w:rsidR="00000000" w:rsidRPr="00000000">
        <w:rPr>
          <w:rtl w:val="0"/>
        </w:rPr>
        <w:t xml:space="preserve">I advanced my King’s pawn, a common opening move in chess. In reality, I perform a long service </w:t>
      </w:r>
      <w:ins w:author="Joanne Chen" w:id="1" w:date="2023-07-19T09:51:37Z">
        <w:r w:rsidDel="00000000" w:rsidR="00000000" w:rsidRPr="00000000">
          <w:rPr>
            <w:rtl w:val="0"/>
          </w:rPr>
          <w:t xml:space="preserve">thinking to gradually gain my ground</w:t>
        </w:r>
      </w:ins>
      <w:r w:rsidDel="00000000" w:rsidR="00000000" w:rsidRPr="00000000">
        <w:rPr>
          <w:rtl w:val="0"/>
        </w:rPr>
        <w:t xml:space="preserve">. My opponent responds by moving his king’s pawn to the center, fighting for control. Both of us are probing each other, constantly switching between long shots and drop shots, seeking a breakthrough. I later moved my bishop to C4, threatening his pawns on F7. Though his height provides an advantage in smashing, it proves to be a fatal weakness in his net defense. We continue developing our positions, moving knights, queens, and bishops to find the best spots. Suddenly, I spot an opportunity when he returns the shuttle with a slight blunder. At this moment, I calculate various possibilities, contemplating whether it’s a trap or a genuine mistake. I went into my first long </w:t>
      </w:r>
      <w:ins w:author="Joanne Chen" w:id="2" w:date="2023-07-19T09:53:39Z">
        <w:r w:rsidDel="00000000" w:rsidR="00000000" w:rsidRPr="00000000">
          <w:rPr>
            <w:rtl w:val="0"/>
          </w:rPr>
          <w:t xml:space="preserve">thoughts </w:t>
        </w:r>
      </w:ins>
      <w:del w:author="Joanne Chen" w:id="2" w:date="2023-07-19T09:53:39Z">
        <w:r w:rsidDel="00000000" w:rsidR="00000000" w:rsidRPr="00000000">
          <w:rPr>
            <w:rtl w:val="0"/>
          </w:rPr>
          <w:delText xml:space="preserve">think</w:delText>
        </w:r>
      </w:del>
      <w:r w:rsidDel="00000000" w:rsidR="00000000" w:rsidRPr="00000000">
        <w:rPr>
          <w:rtl w:val="0"/>
        </w:rPr>
        <w:t xml:space="preserve">. A forceful kill shot might quickly change the game's dynamics, but it also carries the risk of falling into his trap and being countered. Finally, I decided to sacrifice my powerful smash by replacing the tricky drop shot and push shot with my smash. </w:t>
      </w:r>
      <w:del w:author="Joanne Chen" w:id="3" w:date="2023-07-19T09:55:35Z">
        <w:r w:rsidDel="00000000" w:rsidR="00000000" w:rsidRPr="00000000">
          <w:rPr>
            <w:rtl w:val="0"/>
          </w:rPr>
          <w:delText xml:space="preserve">pawn with my Queen</w:delText>
        </w:r>
      </w:del>
      <w:r w:rsidDel="00000000" w:rsidR="00000000" w:rsidRPr="00000000">
        <w:rPr>
          <w:rtl w:val="0"/>
        </w:rPr>
        <w:t xml:space="preserve">. This surprises my opponent, who adjusts his pieces and captures my sacrificial queen. I seize the chance to take a second pawn with my knight, putting pressure on his queen and forcing him to retreat. For the next ten moves, I keep him off balance, despite his attempts to evade and dodge. His movements begin to slow, but I'm aware that if I slow down my pace, he, with better endurance, might level the playing field again.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As I cleverly use drop shots, lobs, and cross-court shots to replace heavy smashes, he is compelled to remove a block of protection. That line and square are crucial to my plan. My rook glides along the open line, capturing a pawn before his King. Checkmate.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ind w:firstLine="720"/>
        <w:rPr/>
      </w:pPr>
      <w:r w:rsidDel="00000000" w:rsidR="00000000" w:rsidRPr="00000000">
        <w:rPr>
          <w:rtl w:val="0"/>
        </w:rPr>
        <w:t xml:space="preserve">Playing badminton is akin to playing chess, where wits and courage are put to the test. In the world of badminton, it's not just about comparing skill and physical strength, but also about who can control the rhythm of the game, utilize their strengths effectively, identify the opponent's weaknesses, and make decisive moves to achieve checkmate. This is what I truly enjoy about playing badminton. Unlike many other sports, badminton is a game that allows one to dominate through individual strengths, making it incredibly fulfilling to witness personal growth within the sport. </w:t>
      </w:r>
    </w:p>
    <w:p w:rsidR="00000000" w:rsidDel="00000000" w:rsidP="00000000" w:rsidRDefault="00000000" w:rsidRPr="00000000" w14:paraId="000000F0">
      <w:pPr>
        <w:ind w:firstLine="720"/>
        <w:rPr/>
      </w:pPr>
      <w:r w:rsidDel="00000000" w:rsidR="00000000" w:rsidRPr="00000000">
        <w:rPr>
          <w:rtl w:val="0"/>
        </w:rPr>
      </w:r>
    </w:p>
    <w:p w:rsidR="00000000" w:rsidDel="00000000" w:rsidP="00000000" w:rsidRDefault="00000000" w:rsidRPr="00000000" w14:paraId="000000F1">
      <w:pPr>
        <w:ind w:firstLine="720"/>
        <w:rPr/>
      </w:pPr>
      <w:r w:rsidDel="00000000" w:rsidR="00000000" w:rsidRPr="00000000">
        <w:rPr>
          <w:rtl w:val="0"/>
        </w:rPr>
        <w:t xml:space="preserve">Driven by a burning passion, I want to become the state champion of badminton in my college year. I will commit to transforming this aspiration into reality.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Background information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心得</w:t>
      </w:r>
    </w:p>
    <w:p w:rsidR="00000000" w:rsidDel="00000000" w:rsidP="00000000" w:rsidRDefault="00000000" w:rsidRPr="00000000" w14:paraId="000000F7">
      <w:pPr>
        <w:numPr>
          <w:ilvl w:val="0"/>
          <w:numId w:val="1"/>
        </w:numPr>
        <w:ind w:left="720" w:hanging="360"/>
        <w:rPr>
          <w:u w:val="none"/>
        </w:rPr>
      </w:pPr>
      <w:r w:rsidDel="00000000" w:rsidR="00000000" w:rsidRPr="00000000">
        <w:rPr>
          <w:rtl w:val="0"/>
        </w:rPr>
        <w:t xml:space="preserve">apart from robotic, music, academic. … badminton?</w:t>
      </w:r>
    </w:p>
    <w:p w:rsidR="00000000" w:rsidDel="00000000" w:rsidP="00000000" w:rsidRDefault="00000000" w:rsidRPr="00000000" w14:paraId="000000F8">
      <w:pPr>
        <w:numPr>
          <w:ilvl w:val="0"/>
          <w:numId w:val="1"/>
        </w:numPr>
        <w:ind w:left="720" w:hanging="360"/>
        <w:rPr>
          <w:u w:val="none"/>
        </w:rPr>
      </w:pPr>
      <w:r w:rsidDel="00000000" w:rsidR="00000000" w:rsidRPr="00000000">
        <w:rPr>
          <w:rtl w:val="0"/>
        </w:rPr>
        <w:t xml:space="preserve">badminton? role in my life</w:t>
      </w:r>
    </w:p>
    <w:p w:rsidR="00000000" w:rsidDel="00000000" w:rsidP="00000000" w:rsidRDefault="00000000" w:rsidRPr="00000000" w14:paraId="000000F9">
      <w:pPr>
        <w:numPr>
          <w:ilvl w:val="0"/>
          <w:numId w:val="1"/>
        </w:numPr>
        <w:ind w:left="720" w:hanging="360"/>
        <w:rPr>
          <w:u w:val="none"/>
        </w:rPr>
      </w:pPr>
      <w:r w:rsidDel="00000000" w:rsidR="00000000" w:rsidRPr="00000000">
        <w:rPr>
          <w:rtl w:val="0"/>
        </w:rPr>
        <w:t xml:space="preserve">belief? in college</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why I like badminton instead of other sports</w:t>
      </w:r>
    </w:p>
    <w:p w:rsidR="00000000" w:rsidDel="00000000" w:rsidP="00000000" w:rsidRDefault="00000000" w:rsidRPr="00000000" w14:paraId="000000FB">
      <w:pPr>
        <w:numPr>
          <w:ilvl w:val="0"/>
          <w:numId w:val="1"/>
        </w:numPr>
        <w:ind w:left="720" w:hanging="360"/>
        <w:rPr>
          <w:u w:val="none"/>
        </w:rPr>
      </w:pPr>
      <w:r w:rsidDel="00000000" w:rsidR="00000000" w:rsidRPr="00000000">
        <w:rPr>
          <w:rtl w:val="0"/>
        </w:rPr>
        <w:t xml:space="preserve">dominate the game</w:t>
      </w:r>
    </w:p>
    <w:p w:rsidR="00000000" w:rsidDel="00000000" w:rsidP="00000000" w:rsidRDefault="00000000" w:rsidRPr="00000000" w14:paraId="000000FC">
      <w:pPr>
        <w:numPr>
          <w:ilvl w:val="0"/>
          <w:numId w:val="1"/>
        </w:numPr>
        <w:ind w:left="720" w:hanging="360"/>
        <w:rPr>
          <w:u w:val="none"/>
        </w:rPr>
      </w:pPr>
      <w:r w:rsidDel="00000000" w:rsidR="00000000" w:rsidRPr="00000000">
        <w:rPr>
          <w:rtl w:val="0"/>
        </w:rPr>
        <w:t xml:space="preserve">specific training? </w:t>
      </w:r>
    </w:p>
    <w:p w:rsidR="00000000" w:rsidDel="00000000" w:rsidP="00000000" w:rsidRDefault="00000000" w:rsidRPr="00000000" w14:paraId="000000FD">
      <w:pPr>
        <w:numPr>
          <w:ilvl w:val="0"/>
          <w:numId w:val="1"/>
        </w:numPr>
        <w:ind w:left="720" w:hanging="360"/>
        <w:rPr>
          <w:u w:val="none"/>
        </w:rPr>
      </w:pPr>
      <w:r w:rsidDel="00000000" w:rsidR="00000000" w:rsidRPr="00000000">
        <w:rPr>
          <w:rtl w:val="0"/>
        </w:rPr>
        <w:t xml:space="preserve">I took it very serious</w:t>
      </w:r>
    </w:p>
    <w:p w:rsidR="00000000" w:rsidDel="00000000" w:rsidP="00000000" w:rsidRDefault="00000000" w:rsidRPr="00000000" w14:paraId="000000FE">
      <w:pPr>
        <w:numPr>
          <w:ilvl w:val="0"/>
          <w:numId w:val="1"/>
        </w:numPr>
        <w:ind w:left="720" w:hanging="360"/>
        <w:rPr>
          <w:u w:val="none"/>
        </w:rPr>
      </w:pPr>
      <w:r w:rsidDel="00000000" w:rsidR="00000000" w:rsidRPr="00000000">
        <w:rPr>
          <w:rtl w:val="0"/>
        </w:rPr>
        <w:t xml:space="preserve">ask my friend / teammate</w:t>
      </w:r>
    </w:p>
    <w:p w:rsidR="00000000" w:rsidDel="00000000" w:rsidP="00000000" w:rsidRDefault="00000000" w:rsidRPr="00000000" w14:paraId="000000FF">
      <w:pPr>
        <w:numPr>
          <w:ilvl w:val="0"/>
          <w:numId w:val="1"/>
        </w:numPr>
        <w:ind w:left="720" w:hanging="360"/>
        <w:rPr>
          <w:u w:val="none"/>
        </w:rPr>
      </w:pPr>
      <w:r w:rsidDel="00000000" w:rsidR="00000000" w:rsidRPr="00000000">
        <w:rPr>
          <w:rtl w:val="0"/>
        </w:rPr>
        <w:t xml:space="preserve">analysize the film -&gt; improve</w:t>
      </w:r>
    </w:p>
    <w:p w:rsidR="00000000" w:rsidDel="00000000" w:rsidP="00000000" w:rsidRDefault="00000000" w:rsidRPr="00000000" w14:paraId="00000100">
      <w:pPr>
        <w:numPr>
          <w:ilvl w:val="0"/>
          <w:numId w:val="1"/>
        </w:numPr>
        <w:ind w:left="720" w:hanging="360"/>
        <w:rPr>
          <w:u w:val="none"/>
        </w:rPr>
      </w:pPr>
      <w:r w:rsidDel="00000000" w:rsidR="00000000" w:rsidRPr="00000000">
        <w:rPr>
          <w:rtl w:val="0"/>
        </w:rPr>
        <w:t xml:space="preserve">direct results of my devotion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Performance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National International School Badminton Competition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5"/>
        </w:numPr>
        <w:ind w:left="720" w:hanging="360"/>
        <w:rPr>
          <w:u w:val="none"/>
        </w:rPr>
      </w:pPr>
      <w:r w:rsidDel="00000000" w:rsidR="00000000" w:rsidRPr="00000000">
        <w:rPr>
          <w:rtl w:val="0"/>
        </w:rPr>
        <w:t xml:space="preserve">first place on men’s double</w:t>
      </w:r>
    </w:p>
    <w:p w:rsidR="00000000" w:rsidDel="00000000" w:rsidP="00000000" w:rsidRDefault="00000000" w:rsidRPr="00000000" w14:paraId="00000108">
      <w:pPr>
        <w:numPr>
          <w:ilvl w:val="0"/>
          <w:numId w:val="5"/>
        </w:numPr>
        <w:ind w:left="720" w:hanging="360"/>
        <w:rPr>
          <w:u w:val="none"/>
        </w:rPr>
      </w:pPr>
      <w:r w:rsidDel="00000000" w:rsidR="00000000" w:rsidRPr="00000000">
        <w:rPr>
          <w:rtl w:val="0"/>
        </w:rPr>
        <w:t xml:space="preserve">Second place in men’s high school group</w:t>
      </w:r>
    </w:p>
    <w:p w:rsidR="00000000" w:rsidDel="00000000" w:rsidP="00000000" w:rsidRDefault="00000000" w:rsidRPr="00000000" w14:paraId="00000109">
      <w:pPr>
        <w:numPr>
          <w:ilvl w:val="0"/>
          <w:numId w:val="5"/>
        </w:numPr>
        <w:ind w:left="720" w:hanging="360"/>
        <w:rPr>
          <w:u w:val="none"/>
        </w:rPr>
      </w:pPr>
      <w:r w:rsidDel="00000000" w:rsidR="00000000" w:rsidRPr="00000000">
        <w:rPr>
          <w:rtl w:val="0"/>
        </w:rPr>
        <w:t xml:space="preserve">third place in men’s single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i w:val="1"/>
          <w:iCs w:val="1"/>
          <w:color w:val="2b2b2b"/>
        </w:rPr>
      </w:pPr>
      <w:r w:rsidDel="00000000" w:rsidR="00000000" w:rsidRPr="00000000">
        <w:rPr>
          <w:i w:val="1"/>
          <w:iCs w:val="1"/>
          <w:color w:val="2b2b2b"/>
          <w:rtl w:val="0"/>
        </w:rPr>
        <w:t xml:space="preserve">National High School Athletic High School Group in Hsinchu (2019, 2020, 2021)</w:t>
      </w:r>
    </w:p>
    <w:p w:rsidR="00000000" w:rsidDel="00000000" w:rsidP="00000000" w:rsidRDefault="00000000" w:rsidRPr="00000000" w14:paraId="0000010C">
      <w:pPr>
        <w:rPr>
          <w:i w:val="1"/>
          <w:iCs w:val="1"/>
          <w:color w:val="2b2b2b"/>
        </w:rPr>
      </w:pPr>
      <w:r w:rsidDel="00000000" w:rsidR="00000000" w:rsidRPr="00000000">
        <w:rPr>
          <w:rtl w:val="0"/>
        </w:rPr>
      </w:r>
    </w:p>
    <w:p w:rsidR="00000000" w:rsidDel="00000000" w:rsidP="00000000" w:rsidRDefault="00000000" w:rsidRPr="00000000" w14:paraId="0000010D">
      <w:pPr>
        <w:numPr>
          <w:ilvl w:val="0"/>
          <w:numId w:val="2"/>
        </w:numPr>
        <w:ind w:left="720" w:hanging="360"/>
        <w:rPr>
          <w:i w:val="1"/>
          <w:iCs w:val="1"/>
          <w:color w:val="2b2b2b"/>
          <w:u w:val="none"/>
        </w:rPr>
      </w:pPr>
      <w:r w:rsidDel="00000000" w:rsidR="00000000" w:rsidRPr="00000000">
        <w:rPr>
          <w:i w:val="1"/>
          <w:iCs w:val="1"/>
          <w:color w:val="2b2b2b"/>
          <w:rtl w:val="0"/>
        </w:rPr>
        <w:t xml:space="preserve">4th place in men’s single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Leadership</w:t>
      </w:r>
      <w:r w:rsidDel="00000000" w:rsidR="00000000" w:rsidRPr="00000000">
        <w:rPr>
          <w:rtl w:val="0"/>
        </w:rPr>
      </w:r>
    </w:p>
    <w:p w:rsidR="00000000" w:rsidDel="00000000" w:rsidP="00000000" w:rsidRDefault="00000000" w:rsidRPr="00000000" w14:paraId="00000111">
      <w:pPr>
        <w:spacing w:after="240" w:before="240" w:lineRule="auto"/>
        <w:ind w:left="0" w:firstLine="0"/>
        <w:rPr>
          <w:i w:val="1"/>
          <w:iCs w:val="1"/>
          <w:color w:val="2b2b2b"/>
        </w:rPr>
      </w:pPr>
      <w:r w:rsidDel="00000000" w:rsidR="00000000" w:rsidRPr="00000000">
        <w:rPr>
          <w:i w:val="1"/>
          <w:iCs w:val="1"/>
          <w:color w:val="2b2b2b"/>
          <w:rtl w:val="0"/>
        </w:rPr>
        <w:t xml:space="preserve">Assistance Captian of Hsinchu City Longshan Elementary School (2015-2016)</w:t>
      </w:r>
    </w:p>
    <w:p w:rsidR="00000000" w:rsidDel="00000000" w:rsidP="00000000" w:rsidRDefault="00000000" w:rsidRPr="00000000" w14:paraId="00000112">
      <w:pPr>
        <w:rPr/>
      </w:pPr>
      <w:r w:rsidDel="00000000" w:rsidR="00000000" w:rsidRPr="00000000">
        <w:rPr>
          <w:i w:val="1"/>
          <w:iCs w:val="1"/>
          <w:color w:val="2b2b2b"/>
          <w:rtl w:val="0"/>
        </w:rPr>
        <w:t xml:space="preserve">Badminton School Team Captain of Hsinchu County American School (2022 - 2023)</w:t>
      </w: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Reflection / insight</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numPr>
          <w:ilvl w:val="0"/>
          <w:numId w:val="3"/>
        </w:numPr>
        <w:ind w:left="720" w:hanging="360"/>
        <w:rPr/>
      </w:pPr>
      <w:r w:rsidDel="00000000" w:rsidR="00000000" w:rsidRPr="00000000">
        <w:rPr>
          <w:rtl w:val="0"/>
        </w:rPr>
        <w:t xml:space="preserve">Observation</w:t>
      </w:r>
    </w:p>
    <w:p w:rsidR="00000000" w:rsidDel="00000000" w:rsidP="00000000" w:rsidRDefault="00000000" w:rsidRPr="00000000" w14:paraId="00000118">
      <w:pPr>
        <w:numPr>
          <w:ilvl w:val="1"/>
          <w:numId w:val="3"/>
        </w:numPr>
        <w:ind w:left="1440" w:hanging="360"/>
        <w:rPr/>
      </w:pPr>
      <w:r w:rsidDel="00000000" w:rsidR="00000000" w:rsidRPr="00000000">
        <w:rPr>
          <w:rtl w:val="0"/>
        </w:rPr>
        <w:t xml:space="preserve">Right hand / Left hand</w:t>
      </w:r>
    </w:p>
    <w:p w:rsidR="00000000" w:rsidDel="00000000" w:rsidP="00000000" w:rsidRDefault="00000000" w:rsidRPr="00000000" w14:paraId="00000119">
      <w:pPr>
        <w:numPr>
          <w:ilvl w:val="1"/>
          <w:numId w:val="3"/>
        </w:numPr>
        <w:ind w:left="1440" w:hanging="360"/>
        <w:rPr/>
      </w:pPr>
      <w:r w:rsidDel="00000000" w:rsidR="00000000" w:rsidRPr="00000000">
        <w:rPr>
          <w:rtl w:val="0"/>
        </w:rPr>
        <w:t xml:space="preserve">identify weakness</w:t>
      </w:r>
    </w:p>
    <w:p w:rsidR="00000000" w:rsidDel="00000000" w:rsidP="00000000" w:rsidRDefault="00000000" w:rsidRPr="00000000" w14:paraId="0000011A">
      <w:pPr>
        <w:numPr>
          <w:ilvl w:val="0"/>
          <w:numId w:val="3"/>
        </w:numPr>
        <w:ind w:left="720" w:hanging="360"/>
        <w:rPr/>
      </w:pPr>
      <w:r w:rsidDel="00000000" w:rsidR="00000000" w:rsidRPr="00000000">
        <w:rPr>
          <w:rtl w:val="0"/>
        </w:rPr>
        <w:t xml:space="preserve">Persistent</w:t>
      </w:r>
    </w:p>
    <w:p w:rsidR="00000000" w:rsidDel="00000000" w:rsidP="00000000" w:rsidRDefault="00000000" w:rsidRPr="00000000" w14:paraId="0000011B">
      <w:pPr>
        <w:numPr>
          <w:ilvl w:val="1"/>
          <w:numId w:val="3"/>
        </w:numPr>
        <w:ind w:left="1440" w:hanging="360"/>
        <w:rPr/>
      </w:pPr>
      <w:r w:rsidDel="00000000" w:rsidR="00000000" w:rsidRPr="00000000">
        <w:rPr>
          <w:rtl w:val="0"/>
        </w:rPr>
        <w:t xml:space="preserve">Never give up easily</w:t>
      </w:r>
    </w:p>
    <w:p w:rsidR="00000000" w:rsidDel="00000000" w:rsidP="00000000" w:rsidRDefault="00000000" w:rsidRPr="00000000" w14:paraId="0000011C">
      <w:pPr>
        <w:numPr>
          <w:ilvl w:val="1"/>
          <w:numId w:val="3"/>
        </w:numPr>
        <w:ind w:left="1440" w:hanging="360"/>
        <w:rPr/>
      </w:pPr>
      <w:r w:rsidDel="00000000" w:rsidR="00000000" w:rsidRPr="00000000">
        <w:rPr>
          <w:rtl w:val="0"/>
        </w:rPr>
        <w:t xml:space="preserve">relied on personal</w:t>
      </w:r>
    </w:p>
    <w:p w:rsidR="00000000" w:rsidDel="00000000" w:rsidP="00000000" w:rsidRDefault="00000000" w:rsidRPr="00000000" w14:paraId="0000011D">
      <w:pPr>
        <w:numPr>
          <w:ilvl w:val="1"/>
          <w:numId w:val="3"/>
        </w:numPr>
        <w:ind w:left="1440" w:hanging="360"/>
        <w:rPr/>
      </w:pPr>
      <w:r w:rsidDel="00000000" w:rsidR="00000000" w:rsidRPr="00000000">
        <w:rPr>
          <w:rFonts w:ascii="Arial Unicode MS" w:cs="Arial Unicode MS" w:eastAsia="Arial Unicode MS" w:hAnsi="Arial Unicode MS"/>
          <w:rtl w:val="0"/>
        </w:rPr>
        <w:t xml:space="preserve">最累的運動</w:t>
      </w:r>
    </w:p>
    <w:p w:rsidR="00000000" w:rsidDel="00000000" w:rsidP="00000000" w:rsidRDefault="00000000" w:rsidRPr="00000000" w14:paraId="0000011E">
      <w:pPr>
        <w:numPr>
          <w:ilvl w:val="0"/>
          <w:numId w:val="3"/>
        </w:numPr>
        <w:ind w:left="720" w:hanging="360"/>
        <w:rPr/>
      </w:pPr>
      <w:r w:rsidDel="00000000" w:rsidR="00000000" w:rsidRPr="00000000">
        <w:rPr>
          <w:rFonts w:ascii="Arial Unicode MS" w:cs="Arial Unicode MS" w:eastAsia="Arial Unicode MS" w:hAnsi="Arial Unicode MS"/>
          <w:rtl w:val="0"/>
        </w:rPr>
        <w:t xml:space="preserve">鬥智</w:t>
      </w:r>
    </w:p>
    <w:p w:rsidR="00000000" w:rsidDel="00000000" w:rsidP="00000000" w:rsidRDefault="00000000" w:rsidRPr="00000000" w14:paraId="0000011F">
      <w:pPr>
        <w:numPr>
          <w:ilvl w:val="0"/>
          <w:numId w:val="3"/>
        </w:numPr>
        <w:ind w:left="720" w:hanging="360"/>
        <w:rPr/>
      </w:pPr>
      <w:r w:rsidDel="00000000" w:rsidR="00000000" w:rsidRPr="00000000">
        <w:rPr>
          <w:rtl w:val="0"/>
        </w:rPr>
        <w:t xml:space="preserve"> feistiness </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What makes this important to college life? </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Fonts w:ascii="Arial Unicode MS" w:cs="Arial Unicode MS" w:eastAsia="Arial Unicode MS" w:hAnsi="Arial Unicode MS"/>
          <w:b w:val="1"/>
          <w:bCs w:val="1"/>
          <w:rtl w:val="0"/>
        </w:rPr>
        <w:t xml:space="preserve">為校</w:t>
      </w:r>
    </w:p>
    <w:p w:rsidR="00000000" w:rsidDel="00000000" w:rsidP="00000000" w:rsidRDefault="00000000" w:rsidRPr="00000000" w14:paraId="00000126">
      <w:pPr>
        <w:rPr>
          <w:b w:val="1"/>
          <w:bCs w:val="1"/>
        </w:rPr>
      </w:pPr>
      <w:r w:rsidDel="00000000" w:rsidR="00000000" w:rsidRPr="00000000">
        <w:rPr>
          <w:b w:val="1"/>
          <w:bCs w:val="1"/>
          <w:rtl w:val="0"/>
        </w:rPr>
        <w:t xml:space="preserve">Join club / school team</w:t>
      </w:r>
    </w:p>
    <w:p w:rsidR="00000000" w:rsidDel="00000000" w:rsidP="00000000" w:rsidRDefault="00000000" w:rsidRPr="00000000" w14:paraId="00000127">
      <w:pPr>
        <w:rPr>
          <w:b w:val="1"/>
          <w:bCs w:val="1"/>
        </w:rPr>
      </w:pPr>
      <w:r w:rsidDel="00000000" w:rsidR="00000000" w:rsidRPr="00000000">
        <w:rPr>
          <w:b w:val="1"/>
          <w:bCs w:val="1"/>
          <w:rtl w:val="0"/>
        </w:rPr>
        <w:t xml:space="preserve">continue play</w:t>
      </w:r>
    </w:p>
    <w:p w:rsidR="00000000" w:rsidDel="00000000" w:rsidP="00000000" w:rsidRDefault="00000000" w:rsidRPr="00000000" w14:paraId="00000128">
      <w:pPr>
        <w:rPr>
          <w:b w:val="1"/>
          <w:bCs w:val="1"/>
        </w:rPr>
      </w:pPr>
      <w:r w:rsidDel="00000000" w:rsidR="00000000" w:rsidRPr="00000000">
        <w:rPr>
          <w:b w:val="1"/>
          <w:bCs w:val="1"/>
          <w:rtl w:val="0"/>
        </w:rPr>
        <w:t xml:space="preserve">seek opportunity in competition</w:t>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zu-Huang Liu" w:id="0" w:date="2023-08-15T00:25:56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w:t>
      </w:r>
    </w:p>
  </w:comment>
  <w:comment w:author="Tzu-Huang Liu" w:id="2" w:date="2023-08-15T00:28:36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Tzu-Huang Liu" w:id="1" w:date="2023-08-15T00:26:19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truly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