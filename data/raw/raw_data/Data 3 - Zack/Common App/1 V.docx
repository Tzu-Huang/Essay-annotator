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hd w:fill="ffffff" w:val="clear"/>
        <w:spacing w:after="180" w:line="300" w:lineRule="auto"/>
        <w:ind w:left="720" w:hanging="360"/>
      </w:pPr>
      <w:r w:rsidDel="00000000" w:rsidR="00000000" w:rsidRPr="00000000">
        <w:rPr>
          <w:color w:val="373935"/>
          <w:sz w:val="24"/>
          <w:szCs w:val="24"/>
          <w:rtl w:val="0"/>
        </w:rPr>
        <w:t xml:space="preserve">Some students have a background, identity, interest, or </w:t>
      </w:r>
      <w:r w:rsidDel="00000000" w:rsidR="00000000" w:rsidRPr="00000000">
        <w:rPr>
          <w:color w:val="373935"/>
          <w:sz w:val="24"/>
          <w:szCs w:val="24"/>
          <w:u w:val="single"/>
          <w:rtl w:val="0"/>
        </w:rPr>
        <w:t xml:space="preserve">talent that is so meaningful they believe their application would be incomplete without it.</w:t>
      </w:r>
      <w:r w:rsidDel="00000000" w:rsidR="00000000" w:rsidRPr="00000000">
        <w:rPr>
          <w:color w:val="373935"/>
          <w:sz w:val="24"/>
          <w:szCs w:val="24"/>
          <w:rtl w:val="0"/>
        </w:rPr>
        <w:t xml:space="preserve"> If this sounds like you, then please share your story.</w:t>
      </w:r>
    </w:p>
    <w:p w:rsidR="00000000" w:rsidDel="00000000" w:rsidP="00000000" w:rsidRDefault="00000000" w:rsidRPr="00000000" w14:paraId="00000002">
      <w:pPr>
        <w:shd w:fill="ffffff" w:val="clear"/>
        <w:spacing w:after="180" w:line="300" w:lineRule="auto"/>
        <w:rPr>
          <w:color w:val="373935"/>
          <w:sz w:val="24"/>
          <w:szCs w:val="24"/>
        </w:rPr>
      </w:pPr>
      <w:r w:rsidDel="00000000" w:rsidR="00000000" w:rsidRPr="00000000">
        <w:rPr>
          <w:color w:val="373935"/>
          <w:sz w:val="24"/>
          <w:szCs w:val="24"/>
          <w:rtl w:val="0"/>
        </w:rPr>
        <w:t xml:space="preserve">9/26/2023 (615 words)</w:t>
      </w:r>
    </w:p>
    <w:p w:rsidR="00000000" w:rsidDel="00000000" w:rsidP="00000000" w:rsidRDefault="00000000" w:rsidRPr="00000000" w14:paraId="00000003">
      <w:pPr>
        <w:shd w:fill="ffffff" w:val="clear"/>
        <w:spacing w:after="180" w:line="300" w:lineRule="auto"/>
        <w:ind w:firstLine="720"/>
        <w:rPr>
          <w:rFonts w:ascii="Times New Roman" w:cs="Times New Roman" w:eastAsia="Times New Roman" w:hAnsi="Times New Roman"/>
          <w:color w:val="373935"/>
          <w:sz w:val="26"/>
          <w:szCs w:val="26"/>
        </w:rPr>
      </w:pPr>
      <w:r w:rsidDel="00000000" w:rsidR="00000000" w:rsidRPr="00000000">
        <w:rPr>
          <w:rFonts w:ascii="Times New Roman" w:cs="Times New Roman" w:eastAsia="Times New Roman" w:hAnsi="Times New Roman"/>
          <w:color w:val="373935"/>
          <w:sz w:val="26"/>
          <w:szCs w:val="26"/>
          <w:rtl w:val="0"/>
        </w:rPr>
        <w:t xml:space="preserve">Today morning, at three 2pm. I took a long breath, slowing walking to the door - I gotta meet my therapist. </w:t>
      </w:r>
    </w:p>
    <w:p w:rsidR="00000000" w:rsidDel="00000000" w:rsidP="00000000" w:rsidRDefault="00000000" w:rsidRPr="00000000" w14:paraId="00000004">
      <w:pPr>
        <w:shd w:fill="ffffff" w:val="clear"/>
        <w:spacing w:after="180" w:line="30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color w:val="373935"/>
          <w:sz w:val="26"/>
          <w:szCs w:val="26"/>
          <w:rtl w:val="0"/>
        </w:rPr>
        <w:t xml:space="preserve">I believe that there is a soul waiting to be explored in everything. This is what I seek in life, whether it’s in the realm of robotics, music, or society. I believe that the presence of a soul infuses meaning and a purpose in life. I came to this realization in the summer camp at Boston University Tanglewood Institute.</w:t>
      </w: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Music is not just melody; it’s not just chords. </w:t>
      </w:r>
      <w:r w:rsidDel="00000000" w:rsidR="00000000" w:rsidRPr="00000000">
        <w:rPr>
          <w:rFonts w:ascii="Times New Roman" w:cs="Times New Roman" w:eastAsia="Times New Roman" w:hAnsi="Times New Roman"/>
          <w:sz w:val="26"/>
          <w:szCs w:val="26"/>
          <w:rtl w:val="0"/>
        </w:rPr>
        <w:t xml:space="preserve">Your performance lacks soul,” my violin teacher told me every lesson. The soul, it’s the missing piece I’m looking for in my music. </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past, I used to believe that techniques created connotations in music, positioning the indispensable rule in the content of the piece. However, I often felt like a blind man touching a ball, aware of its material and size but unable to perceive its color. I tried to furrow my brow to immerse myself in the music and emphasize vibrato in my performances. In fact, these approaches backfired my performance. </w:t>
      </w:r>
      <w:r w:rsidDel="00000000" w:rsidR="00000000" w:rsidRPr="00000000">
        <w:rPr>
          <w:rFonts w:ascii="Times New Roman" w:cs="Times New Roman" w:eastAsia="Times New Roman" w:hAnsi="Times New Roman"/>
          <w:sz w:val="26"/>
          <w:szCs w:val="26"/>
          <w:shd w:fill="fff2cc" w:val="clear"/>
          <w:rtl w:val="0"/>
        </w:rPr>
        <w:t xml:space="preserve"> I felt the voice, “Your performance lacks soul” engraved into my mind again and again. At that moment, I felt I was faking emotions and a flood of failure overwhelmed me.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Amidst my confusion and sense of being lost, the appearance of a summer camp became a turning point. during the BUTI summer camp in Massachusetts, that's </w:t>
      </w:r>
      <w:r w:rsidDel="00000000" w:rsidR="00000000" w:rsidRPr="00000000">
        <w:rPr>
          <w:rFonts w:ascii="Times New Roman" w:cs="Times New Roman" w:eastAsia="Times New Roman" w:hAnsi="Times New Roman"/>
          <w:sz w:val="26"/>
          <w:szCs w:val="26"/>
          <w:highlight w:val="white"/>
          <w:rtl w:val="0"/>
        </w:rPr>
        <w:t xml:space="preserve">when I discovere</w:t>
      </w:r>
      <w:r w:rsidDel="00000000" w:rsidR="00000000" w:rsidRPr="00000000">
        <w:rPr>
          <w:rFonts w:ascii="Times New Roman" w:cs="Times New Roman" w:eastAsia="Times New Roman" w:hAnsi="Times New Roman"/>
          <w:sz w:val="26"/>
          <w:szCs w:val="26"/>
          <w:rtl w:val="0"/>
        </w:rPr>
        <w:t xml:space="preserve">d the color of the ball.</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composition “Ashe”, which means "so let it be." was crafted by a modern composer Valerie Coleman. Although it seemed ordinary with a slow tempo and ordinary rhythm, when I first played it, I felt overwhelmed. It stirred a desire within me to ask the composer, "What have you been through?" </w:t>
      </w:r>
      <w:commentRangeStart w:id="0"/>
      <w:r w:rsidDel="00000000" w:rsidR="00000000" w:rsidRPr="00000000">
        <w:rPr>
          <w:rFonts w:ascii="Times New Roman" w:cs="Times New Roman" w:eastAsia="Times New Roman" w:hAnsi="Times New Roman"/>
          <w:sz w:val="26"/>
          <w:szCs w:val="26"/>
          <w:shd w:fill="fff2cc" w:val="clear"/>
          <w:rtl w:val="0"/>
        </w:rPr>
        <w:t xml:space="preserve">Beginning with the major key,</w:t>
      </w:r>
      <w:r w:rsidDel="00000000" w:rsidR="00000000" w:rsidRPr="00000000">
        <w:rPr>
          <w:rFonts w:ascii="Times New Roman" w:cs="Times New Roman" w:eastAsia="Times New Roman" w:hAnsi="Times New Roman"/>
          <w:sz w:val="26"/>
          <w:szCs w:val="26"/>
          <w:rtl w:val="0"/>
        </w:rPr>
        <w:t xml:space="preserve"> the melody carried a hint of sadness and h</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elplessness. It felt as if the composer herself was lost, slowly traversing a solitary path, grappling with suffering she couldn't express—an ambivalence weighing on her. Although I couldn't fully comprehend the composer's true inner thoughts, I felt a deep connection. It was as if I </w:t>
      </w:r>
      <w:r w:rsidDel="00000000" w:rsidR="00000000" w:rsidRPr="00000000">
        <w:rPr>
          <w:rFonts w:ascii="Times New Roman" w:cs="Times New Roman" w:eastAsia="Times New Roman" w:hAnsi="Times New Roman"/>
          <w:sz w:val="26"/>
          <w:szCs w:val="26"/>
          <w:u w:val="single"/>
          <w:rtl w:val="0"/>
        </w:rPr>
        <w:t xml:space="preserve">engaged in a conversation with</w:t>
      </w:r>
      <w:r w:rsidDel="00000000" w:rsidR="00000000" w:rsidRPr="00000000">
        <w:rPr>
          <w:rFonts w:ascii="Times New Roman" w:cs="Times New Roman" w:eastAsia="Times New Roman" w:hAnsi="Times New Roman"/>
          <w:sz w:val="26"/>
          <w:szCs w:val="26"/>
          <w:rtl w:val="0"/>
        </w:rPr>
        <w:t xml:space="preserve"> her, attempting to understand her journey. The composition included harmonies that evoked unresolved tension, but the following section's melody filled the previous gaps, creating a sense of relief. These subtle changes convey the composer’s suffering and recovery. This soul in the piece transcends time, space, and realms, enabling me to resonate with the mood behind it, transcending all limitations.</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day of the performance at Ozawa Hall, tears welled up in my eyes. They were not tears of sadness or sorrow, but tears of experiencing the very essence of music—</w:t>
      </w:r>
      <w:r w:rsidDel="00000000" w:rsidR="00000000" w:rsidRPr="00000000">
        <w:rPr>
          <w:rFonts w:ascii="Times New Roman" w:cs="Times New Roman" w:eastAsia="Times New Roman" w:hAnsi="Times New Roman"/>
          <w:sz w:val="26"/>
          <w:szCs w:val="26"/>
          <w:u w:val="single"/>
          <w:rtl w:val="0"/>
        </w:rPr>
        <w:t xml:space="preserve">the ability to communicate with my own soul and exchange inner emotions with others.</w:t>
      </w:r>
      <w:r w:rsidDel="00000000" w:rsidR="00000000" w:rsidRPr="00000000">
        <w:rPr>
          <w:rFonts w:ascii="Times New Roman" w:cs="Times New Roman" w:eastAsia="Times New Roman" w:hAnsi="Times New Roman"/>
          <w:sz w:val="26"/>
          <w:szCs w:val="26"/>
          <w:rtl w:val="0"/>
        </w:rPr>
        <w:t xml:space="preserve"> It transcended the confines of time, space, and place, allowing me to delve into the depths of my emotions alongside the composer and listen to the feelings we shared. At that moment of realization, I no longer relied on additional music techniques to comprehend the soul of the music. I spontaneously witnessed the true color of the ball, and I could vividly describe it.</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Life is not just fulfilled with technology and progression. Even in science and technology, every successful invention underlies a distinct purpose that touches the human soul. Robotics, a field that fascinates me, is not only composed of speed, extensive data, or the acquisition of professional knowledge. Instead, its true essence lies in its capacity to serve as a bridge, creating a soul/spirit that makes humans willing to interact with it. If a robot lacks emotion and temperature, a human would prefer to interact with a real dog, which can only memorize no more than 200 words.  </w:t>
      </w:r>
    </w:p>
    <w:p w:rsidR="00000000" w:rsidDel="00000000" w:rsidP="00000000" w:rsidRDefault="00000000" w:rsidRPr="00000000" w14:paraId="0000001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任何冰冷的機器如果無法touch 人類的需要，貓貓狗狗</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一個</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 &gt; communication bridge </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人生也不是只有技術跟進步</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robotics, meaning? -&gt; touch human need and spirit -&gt; meaning tool</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notion -&gt; future influence? -&gt; science + philosophy + spirit -&gt; need to communicate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人性化的商品</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my experience with "Ashe," I learned the importance of letting go of the past. Just as the title suggests, "So let it be." We cannot change what has already transpired, but we can continue moving forward. Life unfolds like an enthralling novel, with its exposition, rising action, climax, falling action, and resolution. However, events will ultimately pass. Even in times of troughs, we can keep pushing forward toward the climax. Even during the climax, we will eventually return to the very beginning.</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Music shaped who I am today, setting me apart from others in a way that only music can. When I yearn to express my deepest emotions, the viola gives life to my thoughts, offering boundless inspiration and unwavering motivation. When boredom threatens to take hold, the viola becomes a gateway through which I transcend time, space, and realms, enabling me to communicate my ideas to the composer, transcending all limitations.</w:t>
      </w:r>
    </w:p>
    <w:p w:rsidR="00000000" w:rsidDel="00000000" w:rsidP="00000000" w:rsidRDefault="00000000" w:rsidRPr="00000000" w14:paraId="00000024">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25">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26">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27">
      <w:pPr>
        <w:shd w:fill="ffffff" w:val="clear"/>
        <w:spacing w:after="180" w:line="300" w:lineRule="auto"/>
        <w:rPr>
          <w:color w:val="373935"/>
          <w:sz w:val="24"/>
          <w:szCs w:val="24"/>
        </w:rPr>
      </w:pPr>
      <w:r w:rsidDel="00000000" w:rsidR="00000000" w:rsidRPr="00000000">
        <w:rPr>
          <w:color w:val="373935"/>
          <w:sz w:val="24"/>
          <w:szCs w:val="24"/>
          <w:rtl w:val="0"/>
        </w:rPr>
        <w:t xml:space="preserve">7/19/2023 (956 words)</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my routine to come to visit my therapist. I have come to see her several times already. (.... ) I take a deep breath, then I open the door. </w:t>
      </w:r>
    </w:p>
    <w:p w:rsidR="00000000" w:rsidDel="00000000" w:rsidP="00000000" w:rsidRDefault="00000000" w:rsidRPr="00000000" w14:paraId="00000029">
      <w:pPr>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shd w:fill="fff2cc" w:val="clear"/>
        </w:rPr>
      </w:pPr>
      <w:r w:rsidDel="00000000" w:rsidR="00000000" w:rsidRPr="00000000">
        <w:rPr>
          <w:rFonts w:ascii="Times New Roman" w:cs="Times New Roman" w:eastAsia="Times New Roman" w:hAnsi="Times New Roman"/>
          <w:sz w:val="26"/>
          <w:szCs w:val="26"/>
          <w:highlight w:val="yellow"/>
          <w:rtl w:val="0"/>
        </w:rPr>
        <w:t xml:space="preserve">Music</w:t>
      </w:r>
      <w:r w:rsidDel="00000000" w:rsidR="00000000" w:rsidRPr="00000000">
        <w:rPr>
          <w:rFonts w:ascii="Times New Roman" w:cs="Times New Roman" w:eastAsia="Times New Roman" w:hAnsi="Times New Roman"/>
          <w:sz w:val="26"/>
          <w:szCs w:val="26"/>
          <w:rtl w:val="0"/>
        </w:rPr>
        <w:t xml:space="preserve"> is my therapist who patiently listens to my hardship and understands my mood. Music is not just melody. Music conveys my emotion and way of expression. When the music started accompanying me at four, I perceived music as a beautiful melody. Gradually, I realized that music is more than that. A chord is more than a combination of notes. As a chord passes to another, </w:t>
      </w:r>
      <w:r w:rsidDel="00000000" w:rsidR="00000000" w:rsidRPr="00000000">
        <w:rPr>
          <w:rFonts w:ascii="Times New Roman" w:cs="Times New Roman" w:eastAsia="Times New Roman" w:hAnsi="Times New Roman"/>
          <w:sz w:val="26"/>
          <w:szCs w:val="26"/>
          <w:highlight w:val="yellow"/>
          <w:rtl w:val="0"/>
        </w:rPr>
        <w:t xml:space="preserve">it</w:t>
      </w:r>
      <w:r w:rsidDel="00000000" w:rsidR="00000000" w:rsidRPr="00000000">
        <w:rPr>
          <w:rFonts w:ascii="Times New Roman" w:cs="Times New Roman" w:eastAsia="Times New Roman" w:hAnsi="Times New Roman"/>
          <w:sz w:val="26"/>
          <w:szCs w:val="26"/>
          <w:rtl w:val="0"/>
        </w:rPr>
        <w:t xml:space="preserve"> explores the composer’s and the player’s internal feelings.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shd w:fill="fff2cc" w:val="clear"/>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shd w:fill="d0e0e3" w:val="clear"/>
        </w:rPr>
      </w:pPr>
      <w:r w:rsidDel="00000000" w:rsidR="00000000" w:rsidRPr="00000000">
        <w:rPr>
          <w:rFonts w:ascii="Times New Roman" w:cs="Times New Roman" w:eastAsia="Times New Roman" w:hAnsi="Times New Roman"/>
          <w:sz w:val="26"/>
          <w:szCs w:val="26"/>
          <w:shd w:fill="d0e0e3" w:val="clear"/>
          <w:rtl w:val="0"/>
        </w:rPr>
        <w:t xml:space="preserve">        “Your performance lack of soul,” my violin teacher told me so and so since my primary school year. However, I didn’t understand the meaning of “Soul.”</w:t>
      </w:r>
    </w:p>
    <w:p w:rsidR="00000000" w:rsidDel="00000000" w:rsidP="00000000" w:rsidRDefault="00000000" w:rsidRPr="00000000" w14:paraId="0000002D">
      <w:pPr>
        <w:rPr>
          <w:rFonts w:ascii="Times New Roman" w:cs="Times New Roman" w:eastAsia="Times New Roman" w:hAnsi="Times New Roman"/>
          <w:sz w:val="26"/>
          <w:szCs w:val="26"/>
          <w:shd w:fill="d0e0e3" w:val="clea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shd w:fill="d0e0e3" w:val="clear"/>
        </w:rPr>
      </w:pPr>
      <w:r w:rsidDel="00000000" w:rsidR="00000000" w:rsidRPr="00000000">
        <w:rPr>
          <w:rFonts w:ascii="Times New Roman" w:cs="Times New Roman" w:eastAsia="Times New Roman" w:hAnsi="Times New Roman"/>
          <w:sz w:val="26"/>
          <w:szCs w:val="26"/>
          <w:shd w:fill="d0e0e3" w:val="clear"/>
          <w:rtl w:val="0"/>
        </w:rPr>
        <w:t xml:space="preserve">Throughout high school, I had the opportunity to learn from several violin and viola teachers, each with their own teaching styles and musical philosophies. However, one common thread persisted: they all echoed the sentiment that "something was missing in my music." I understood that they were referring to the elusive concept of soul, but I consistently struggled to achieve mastery. In an attempt to compensate for this perceived deficiency, I employed various techniques. I would furrow my brow to immerse myself in the music and tried to emphasize vibrato in my performances. However, it often felt like I was a blind man touching a ball, aware of its material and size but unable to perceive its color. In fact, these approaches sometimes backfired and worsened my performance. It was a realization of my failure, and at that moment, a flood of past mistakes overwhelmed me. I recalled missed opportunities in competitions due to nerves and noticed that my friends excelled in different fields. I questioned whether my decision to transfer from a local school to an international school was the right choice. Fragmented memories of imperfections resurfaced in my mind, each memory piercing my heart like shards of glass. As these thoughts consumed me, tears began to flow. The whirlwind of emotions made it challenging to articulate. I felt an overwhelming sense of guilt for my perceived lack of competence, and a deep helplessness knowing that I couldn't change the past to rectify my mistakes. Anger surged within me as I pondered why I couldn't break through this musical barrier. However, I cannot find a single fitting adjective to accurately describe this indescribable feeling. It eludes expression through words and defies verbal communication.</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Amidst my confusion and sense of being lost, the appearance of a summer camp became a turning point. during the BUTI summer camp in the United States, that's </w:t>
      </w:r>
      <w:r w:rsidDel="00000000" w:rsidR="00000000" w:rsidRPr="00000000">
        <w:rPr>
          <w:rFonts w:ascii="Times New Roman" w:cs="Times New Roman" w:eastAsia="Times New Roman" w:hAnsi="Times New Roman"/>
          <w:sz w:val="26"/>
          <w:szCs w:val="26"/>
          <w:highlight w:val="white"/>
          <w:rtl w:val="0"/>
        </w:rPr>
        <w:t xml:space="preserve">when I discovere</w:t>
      </w:r>
      <w:r w:rsidDel="00000000" w:rsidR="00000000" w:rsidRPr="00000000">
        <w:rPr>
          <w:rFonts w:ascii="Times New Roman" w:cs="Times New Roman" w:eastAsia="Times New Roman" w:hAnsi="Times New Roman"/>
          <w:sz w:val="26"/>
          <w:szCs w:val="26"/>
          <w:rtl w:val="0"/>
        </w:rPr>
        <w:t xml:space="preserve">d the color of the ball.</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composition was titled Ashe, meaning "So let it be," and it was crafted by a modern composer named Valerie Coleman. Initially, the song seemed ordinary, with a slow tempo and ordinary rhythm. However, when I first played it, I felt overwhelmed by its profound impact. It stirred a desire within me to ask the composer directly, "What have you been through?" Without hesitation, I could sense the depth of emotions conveyed in the piece.</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shd w:fill="fff2cc" w:val="clear"/>
          <w:rtl w:val="0"/>
        </w:rPr>
        <w:t xml:space="preserve">Beginning with a major key,</w:t>
      </w:r>
      <w:r w:rsidDel="00000000" w:rsidR="00000000" w:rsidRPr="00000000">
        <w:rPr>
          <w:rFonts w:ascii="Times New Roman" w:cs="Times New Roman" w:eastAsia="Times New Roman" w:hAnsi="Times New Roman"/>
          <w:sz w:val="26"/>
          <w:szCs w:val="26"/>
          <w:rtl w:val="0"/>
        </w:rPr>
        <w:t xml:space="preserve"> the melody carried a hint of sadness and helplessness. It felt as if the composer herself was lost, slowly traversing a solitary path, grappling with suffering she couldn't express—an ambivalence weighing on her. Although I couldn't fully comprehend the composer's true inner thoughts, as I played the piece, I felt a deep connection. It was as if I engaged in a conversation with her, attempting to understand her emotions. The composition included harmonies that evoked unresolved tension, but the following section's melody filled the previous gaps, creating a sense of relief. This reminded me of the title, "So let it be." The composer seemed to convey the message of letting go of our troubles. Life is not always smooth sailing, and for me, I resonated with that sentiment. I felt the color change within the composition, revealing its soul. It struck a chord with the frustrations I had experienced before.</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day of the performance, we showcased the piece at Ozawa Hall. As the performance concluded, tears welled up in my eyes. They were not tears of sadness or sorrow, but tears of experiencing the very essence of music—a profound ability to communicate with my own soul and exchange inner emotions with others. It transcended the confines of time, space, and place, allowing me to delve into the depths of my emotions alongside the composer and listen to the feelings we shared. At that moment of realization, I no longer relied on additional music techniques to comprehend the soul of the music. I spontaneously witnessed the true color of the ball, and I could vividly describe it.</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my experience with "Ashe," I learned the importance of letting go of the past. Just as the title suggests, "So let it be." We cannot change what has already transpired, but we can continue moving forward. Moreover, life unfolds like an enthralling novel, with its exposition, rising action, climax, falling action, and resolution. However, events will ultimately pass. Even in times of troughs, we can keep pushing forward toward the climax. Even during the climax, we will eventually return to the very beginning.</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Music has shaped the person I am today, setting me apart from others in a way that only music can. When I yearn to express my deepest emotions, it is the viola that gives life to my thoughts, offering boundless inspiration and unwavering motivation. When boredom threatens to take hold, the viola becomes a gateway through which I transcend time, space, and realms, enabling me to communicate my ideas to the composer, transcending all limitations.</w:t>
      </w:r>
    </w:p>
    <w:p w:rsidR="00000000" w:rsidDel="00000000" w:rsidP="00000000" w:rsidRDefault="00000000" w:rsidRPr="00000000" w14:paraId="0000003B">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3C">
      <w:pPr>
        <w:shd w:fill="ffffff" w:val="clear"/>
        <w:spacing w:after="180" w:line="300" w:lineRule="auto"/>
        <w:rPr>
          <w:color w:val="373935"/>
          <w:sz w:val="24"/>
          <w:szCs w:val="24"/>
        </w:rPr>
      </w:pPr>
      <w:r w:rsidDel="00000000" w:rsidR="00000000" w:rsidRPr="00000000">
        <w:rPr>
          <w:color w:val="373935"/>
          <w:sz w:val="24"/>
          <w:szCs w:val="24"/>
          <w:rtl w:val="0"/>
        </w:rPr>
        <w:t xml:space="preserve">7/5/2023</w:t>
      </w:r>
    </w:p>
    <w:p w:rsidR="00000000" w:rsidDel="00000000" w:rsidP="00000000" w:rsidRDefault="00000000" w:rsidRPr="00000000" w14:paraId="0000003D">
      <w:pPr>
        <w:shd w:fill="ffffff" w:val="clear"/>
        <w:spacing w:after="180" w:line="300" w:lineRule="auto"/>
        <w:rPr>
          <w:color w:val="373935"/>
          <w:sz w:val="24"/>
          <w:szCs w:val="24"/>
        </w:rPr>
      </w:pPr>
      <w:r w:rsidDel="00000000" w:rsidR="00000000" w:rsidRPr="00000000">
        <w:rPr>
          <w:color w:val="373935"/>
          <w:sz w:val="24"/>
          <w:szCs w:val="24"/>
          <w:rtl w:val="0"/>
        </w:rPr>
        <w:t xml:space="preserve">Direction1: Music is an important tool to express -&gt; no solution? </w:t>
      </w:r>
    </w:p>
    <w:p w:rsidR="00000000" w:rsidDel="00000000" w:rsidP="00000000" w:rsidRDefault="00000000" w:rsidRPr="00000000" w14:paraId="0000003E">
      <w:pPr>
        <w:shd w:fill="ffffff" w:val="clear"/>
        <w:spacing w:after="180" w:line="300" w:lineRule="auto"/>
        <w:rPr>
          <w:color w:val="373935"/>
          <w:sz w:val="24"/>
          <w:szCs w:val="24"/>
        </w:rPr>
      </w:pPr>
      <w:r w:rsidDel="00000000" w:rsidR="00000000" w:rsidRPr="00000000">
        <w:rPr>
          <w:color w:val="373935"/>
          <w:sz w:val="24"/>
          <w:szCs w:val="24"/>
          <w:rtl w:val="0"/>
        </w:rPr>
        <w:t xml:space="preserve">Direction2: Describe how CAMP help me breakthrough </w:t>
      </w:r>
    </w:p>
    <w:p w:rsidR="00000000" w:rsidDel="00000000" w:rsidP="00000000" w:rsidRDefault="00000000" w:rsidRPr="00000000" w14:paraId="0000003F">
      <w:pPr>
        <w:shd w:fill="ffffff" w:val="clear"/>
        <w:spacing w:after="180" w:line="300" w:lineRule="auto"/>
        <w:rPr>
          <w:b w:val="1"/>
          <w:bCs w:val="1"/>
          <w:color w:val="373935"/>
          <w:sz w:val="24"/>
          <w:szCs w:val="24"/>
        </w:rPr>
      </w:pPr>
      <w:r w:rsidDel="00000000" w:rsidR="00000000" w:rsidRPr="00000000">
        <w:rPr>
          <w:rFonts w:ascii="Arial Unicode MS" w:cs="Arial Unicode MS" w:eastAsia="Arial Unicode MS" w:hAnsi="Arial Unicode MS"/>
          <w:b w:val="1"/>
          <w:bCs w:val="1"/>
          <w:color w:val="373935"/>
          <w:sz w:val="24"/>
          <w:szCs w:val="24"/>
          <w:rtl w:val="0"/>
        </w:rPr>
        <w:t xml:space="preserve">Direction3: 這個music is communicate</w:t>
      </w:r>
    </w:p>
    <w:p w:rsidR="00000000" w:rsidDel="00000000" w:rsidP="00000000" w:rsidRDefault="00000000" w:rsidRPr="00000000" w14:paraId="00000040">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41">
      <w:pPr>
        <w:shd w:fill="ffffff" w:val="clear"/>
        <w:spacing w:after="180" w:line="300" w:lineRule="auto"/>
        <w:rPr>
          <w:color w:val="373935"/>
          <w:sz w:val="24"/>
          <w:szCs w:val="24"/>
        </w:rPr>
      </w:pPr>
      <w:r w:rsidDel="00000000" w:rsidR="00000000" w:rsidRPr="00000000">
        <w:rPr>
          <w:color w:val="373935"/>
          <w:sz w:val="24"/>
          <w:szCs w:val="24"/>
          <w:rtl w:val="0"/>
        </w:rPr>
        <w:t xml:space="preserve">color tone -&gt; going to the resolution</w:t>
      </w:r>
    </w:p>
    <w:p w:rsidR="00000000" w:rsidDel="00000000" w:rsidP="00000000" w:rsidRDefault="00000000" w:rsidRPr="00000000" w14:paraId="00000042">
      <w:pPr>
        <w:shd w:fill="ffffff" w:val="clear"/>
        <w:spacing w:after="180" w:line="300" w:lineRule="auto"/>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resonate 過去幾年，轉學?? meet requirement</w:t>
      </w:r>
    </w:p>
    <w:p w:rsidR="00000000" w:rsidDel="00000000" w:rsidP="00000000" w:rsidRDefault="00000000" w:rsidRPr="00000000" w14:paraId="00000043">
      <w:pPr>
        <w:shd w:fill="ffffff" w:val="clear"/>
        <w:spacing w:after="180" w:line="300" w:lineRule="auto"/>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坑坑洞洞、怪自己? </w:t>
      </w:r>
    </w:p>
    <w:p w:rsidR="00000000" w:rsidDel="00000000" w:rsidP="00000000" w:rsidRDefault="00000000" w:rsidRPr="00000000" w14:paraId="00000044">
      <w:pPr>
        <w:shd w:fill="ffffff" w:val="clear"/>
        <w:spacing w:after="180" w:line="300" w:lineRule="auto"/>
        <w:rPr>
          <w:color w:val="373935"/>
          <w:sz w:val="24"/>
          <w:szCs w:val="24"/>
        </w:rPr>
      </w:pPr>
      <w:r w:rsidDel="00000000" w:rsidR="00000000" w:rsidRPr="00000000">
        <w:rPr>
          <w:color w:val="373935"/>
          <w:sz w:val="24"/>
          <w:szCs w:val="24"/>
          <w:rtl w:val="0"/>
        </w:rPr>
        <w:t xml:space="preserve">the music give me comfort</w:t>
      </w:r>
    </w:p>
    <w:p w:rsidR="00000000" w:rsidDel="00000000" w:rsidP="00000000" w:rsidRDefault="00000000" w:rsidRPr="00000000" w14:paraId="00000045">
      <w:pPr>
        <w:shd w:fill="ffffff" w:val="clear"/>
        <w:spacing w:after="180" w:line="300" w:lineRule="auto"/>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事情沒有對錯</w:t>
      </w:r>
    </w:p>
    <w:p w:rsidR="00000000" w:rsidDel="00000000" w:rsidP="00000000" w:rsidRDefault="00000000" w:rsidRPr="00000000" w14:paraId="00000046">
      <w:pPr>
        <w:shd w:fill="ffffff" w:val="clear"/>
        <w:spacing w:after="180" w:line="300" w:lineRule="auto"/>
        <w:rPr>
          <w:color w:val="373935"/>
          <w:sz w:val="24"/>
          <w:szCs w:val="24"/>
        </w:rPr>
      </w:pPr>
      <w:r w:rsidDel="00000000" w:rsidR="00000000" w:rsidRPr="00000000">
        <w:rPr>
          <w:color w:val="373935"/>
          <w:sz w:val="24"/>
          <w:szCs w:val="24"/>
          <w:rtl w:val="0"/>
        </w:rPr>
        <w:t xml:space="preserve">Music, being a good-willing hunter companion, plays a vital role in my life. I had always struggled with expressing myself verbally. When I experience frustration or unprecedented difficulties, I feel lonely and have no idea where to express myself. However, the piano always supports and accompanies me the whole time. Music is my therapist who patiently listens to my hardship and understands my mood. </w:t>
      </w:r>
    </w:p>
    <w:p w:rsidR="00000000" w:rsidDel="00000000" w:rsidP="00000000" w:rsidRDefault="00000000" w:rsidRPr="00000000" w14:paraId="00000047">
      <w:pPr>
        <w:shd w:fill="ffffff" w:val="clear"/>
        <w:spacing w:after="180" w:line="300" w:lineRule="auto"/>
        <w:rPr>
          <w:color w:val="373935"/>
          <w:sz w:val="24"/>
          <w:szCs w:val="24"/>
        </w:rPr>
      </w:pPr>
      <w:r w:rsidDel="00000000" w:rsidR="00000000" w:rsidRPr="00000000">
        <w:rPr>
          <w:color w:val="373935"/>
          <w:sz w:val="24"/>
          <w:szCs w:val="24"/>
          <w:rtl w:val="0"/>
        </w:rPr>
        <w:t xml:space="preserve">I started to learn piano at four. I realized that music involves not only skills but also ideas for presenting my internal feeling. Through playing music year after year, I noticed that a simple chord and a piece of melody are complex, and the expression of the piece actually depends on how the player performs. Although many pieces sound like a positive song, in the deepest sense, the feeling is lonely and lonely</w:t>
      </w:r>
    </w:p>
    <w:p w:rsidR="00000000" w:rsidDel="00000000" w:rsidP="00000000" w:rsidRDefault="00000000" w:rsidRPr="00000000" w14:paraId="00000048">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w:t>
      </w:r>
    </w:p>
    <w:p w:rsidR="00000000" w:rsidDel="00000000" w:rsidP="00000000" w:rsidRDefault="00000000" w:rsidRPr="00000000" w14:paraId="00000049">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I have changed a lot of teachers in the way of learning the violin and viola, receiving various teaching styles and music concepts. However, one thing remains consistent: all the teachers said in unison: "something is missing in my music." I am well aware that they are referring to the soul, but I always feel that I can't achieve mastery consistently. This feeling is like a blind man touching a ball, knowing its material and size, but not its color. Originally, I thought furrowing my brown to get into the music was the ultimate approach. In fact, I was wrong. 在茫然之中，一個營隊的出現成為了我學習音樂之路的轉捩點. Everything changed during my participation in this camp. It was when I participated in the summer camp of BUTI in the United States during high school while playing what seemed to be an ordinary piece of music. That’s when I saw the color of the ball.</w:t>
      </w:r>
    </w:p>
    <w:p w:rsidR="00000000" w:rsidDel="00000000" w:rsidP="00000000" w:rsidRDefault="00000000" w:rsidRPr="00000000" w14:paraId="0000004A">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一個營隊的出現成為了我學習音樂之路的轉捩點. Everything changed during my participation in this camp. It was when I participated in the summer camp of BUTI in the United States during high school while playing what seemed to be an ordinary piece of music. That’s when I saw the color of the ball.</w:t>
      </w:r>
    </w:p>
    <w:p w:rsidR="00000000" w:rsidDel="00000000" w:rsidP="00000000" w:rsidRDefault="00000000" w:rsidRPr="00000000" w14:paraId="0000004B">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I was running for a viola position in a symphony orchestra. In the second week in the camp, a modern composer named Valerie Coleman visited our camp and requested us to perform a piece of her work.</w:t>
      </w:r>
    </w:p>
    <w:p w:rsidR="00000000" w:rsidDel="00000000" w:rsidP="00000000" w:rsidRDefault="00000000" w:rsidRPr="00000000" w14:paraId="0000004C">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The name of her composition was Ashe, which refers “so let it be.”To me, the song was not difficult, with a slow overall tempo and 平凡無奇的 (ordinary) rhythm. However, when I first played it, I was intimidated (overwhelmed).</w:t>
      </w:r>
    </w:p>
    <w:p w:rsidR="00000000" w:rsidDel="00000000" w:rsidP="00000000" w:rsidRDefault="00000000" w:rsidRPr="00000000" w14:paraId="0000004D">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Typically, in an orchestra. The cellist sits to the left side of the stage, mainly responsible for the bass, the long melody and the harmonies. On my right, the violinists usually handle the high notes and the fast passage. And as a viola player, it's my job to provide a transition, integrating highs and lows to get the best mix possible.</w:t>
      </w:r>
    </w:p>
    <w:p w:rsidR="00000000" w:rsidDel="00000000" w:rsidP="00000000" w:rsidRDefault="00000000" w:rsidRPr="00000000" w14:paraId="0000004E">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However, in this song, there is no such a clear division of labor. Everyone was like participating in a relay race, helping each other, and continuing the melody together.</w:t>
      </w:r>
    </w:p>
    <w:p w:rsidR="00000000" w:rsidDel="00000000" w:rsidP="00000000" w:rsidRDefault="00000000" w:rsidRPr="00000000" w14:paraId="0000004F">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For the first time, I deeply felt that the entire orchestra was like a family, a group where no one was left behind. Everyone is waiting for each other and moving forward together. When the violin led the melody, the cello will follow suit. When the violin on the main theme, the cello provided excellent support, making the entire venue resonate, and cooperate with other instruments to produce a very full harmony</w:t>
      </w:r>
    </w:p>
    <w:p w:rsidR="00000000" w:rsidDel="00000000" w:rsidP="00000000" w:rsidRDefault="00000000" w:rsidRPr="00000000" w14:paraId="00000050">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The piece is obviously in a major key, but the melody carries a tingle of sadness and helplessness. I sensed that the composer was lost, walking slowly and alone on the road step,  experiencing suffering that she couldn’t articulate- a feeling of hesitation. Although I didn't know the composer's true inner thoughts, when I played the piece, I feel that. I was engaging in a conversation with him, attempting to understand his emotions. The piece had many harmonies in the song that evoked a sense of unresolved tension chords, but the melody in the next section filled up the previous defects, creating a sensation of relief. This reminds me of her title: “So let it be.” Composers seem to tell us to let go of our problems. It's not always smooth sailing for people. More importantly, we are not alone, just like in the music, each distribution will hold hands and lead us forward, this is a step closer to letting me realize the relationship between music and me, maybe not as I imagined In that way, the instrument may not be just a musical instrument, he can listen to your emotions, he can understand your thoughts, and become a portal link composer</w:t>
      </w:r>
    </w:p>
    <w:p w:rsidR="00000000" w:rsidDel="00000000" w:rsidP="00000000" w:rsidRDefault="00000000" w:rsidRPr="00000000" w14:paraId="00000051">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Compared to other major pieces in the orchestra, such as Mahler No. 1, or Hindimith's Symphony 3, I spent a lot of time practicing this piece. Not because it was pleasant or because its melodies are interesting. What I feel is the </w:t>
      </w:r>
      <w:r w:rsidDel="00000000" w:rsidR="00000000" w:rsidRPr="00000000">
        <w:rPr>
          <w:color w:val="373935"/>
          <w:sz w:val="24"/>
          <w:szCs w:val="24"/>
          <w:shd w:fill="ead1dc" w:val="clear"/>
          <w:rtl w:val="0"/>
        </w:rPr>
        <w:t xml:space="preserve">color change</w:t>
      </w:r>
      <w:r w:rsidDel="00000000" w:rsidR="00000000" w:rsidRPr="00000000">
        <w:rPr>
          <w:color w:val="373935"/>
          <w:sz w:val="24"/>
          <w:szCs w:val="24"/>
          <w:rtl w:val="0"/>
        </w:rPr>
        <w:t xml:space="preserve"> of the whole piece, I feel the soul of this piece. </w:t>
      </w:r>
      <w:r w:rsidDel="00000000" w:rsidR="00000000" w:rsidRPr="00000000">
        <w:rPr>
          <w:color w:val="373935"/>
          <w:sz w:val="24"/>
          <w:szCs w:val="24"/>
          <w:highlight w:val="yellow"/>
          <w:rtl w:val="0"/>
        </w:rPr>
        <w:t xml:space="preserve">It resonated deeply with my school life and personal experiences.</w:t>
      </w:r>
      <w:r w:rsidDel="00000000" w:rsidR="00000000" w:rsidRPr="00000000">
        <w:rPr>
          <w:rtl w:val="0"/>
        </w:rPr>
      </w:r>
    </w:p>
    <w:p w:rsidR="00000000" w:rsidDel="00000000" w:rsidP="00000000" w:rsidRDefault="00000000" w:rsidRPr="00000000" w14:paraId="00000052">
      <w:pPr>
        <w:shd w:fill="ffffff" w:val="clear"/>
        <w:spacing w:after="180" w:line="300" w:lineRule="auto"/>
        <w:ind w:firstLine="720"/>
        <w:rPr>
          <w:color w:val="0000ff"/>
          <w:sz w:val="24"/>
          <w:szCs w:val="24"/>
        </w:rPr>
      </w:pPr>
      <w:r w:rsidDel="00000000" w:rsidR="00000000" w:rsidRPr="00000000">
        <w:rPr>
          <w:color w:val="0000ff"/>
          <w:sz w:val="24"/>
          <w:szCs w:val="24"/>
          <w:rtl w:val="0"/>
        </w:rPr>
        <w:t xml:space="preserve">On the day of the performance, we performed at Ozawa Hall. When the performance was over, tears welled up in my eyes. They were not tears of sadness or sorrow. Rather, They were tears of experiencing the essence of the music: the ability to communicate with one's own soul and exchange inner emotion with each other. It surpassed time, space, and place, exploring the inner emotions with the composer and listening to each other's feelings.</w:t>
      </w:r>
    </w:p>
    <w:p w:rsidR="00000000" w:rsidDel="00000000" w:rsidP="00000000" w:rsidRDefault="00000000" w:rsidRPr="00000000" w14:paraId="00000053">
      <w:pPr>
        <w:shd w:fill="ffffff" w:val="clear"/>
        <w:spacing w:after="180" w:line="300" w:lineRule="auto"/>
        <w:rPr>
          <w:color w:val="ff0000"/>
          <w:sz w:val="24"/>
          <w:szCs w:val="24"/>
          <w:shd w:fill="ead1dc" w:val="clear"/>
        </w:rPr>
      </w:pPr>
      <w:r w:rsidDel="00000000" w:rsidR="00000000" w:rsidRPr="00000000">
        <w:rPr>
          <w:color w:val="ff0000"/>
          <w:sz w:val="24"/>
          <w:szCs w:val="24"/>
          <w:rtl w:val="0"/>
        </w:rPr>
        <w:t xml:space="preserve">Playing the piano has transformed me in ways that words cannot express. It has been my constant companion since I was four years old, faithfully accompanying me for the past 12 years, day in and day out. It has witnessed my growth through competitions and has served as a wellspring of inspiration in every performance. </w:t>
      </w:r>
      <w:r w:rsidDel="00000000" w:rsidR="00000000" w:rsidRPr="00000000">
        <w:rPr>
          <w:color w:val="ff0000"/>
          <w:sz w:val="24"/>
          <w:szCs w:val="24"/>
          <w:highlight w:val="yellow"/>
          <w:rtl w:val="0"/>
        </w:rPr>
        <w:t xml:space="preserve">Music has shaped the person I am today and set me apart from others, making me distinct in a way that only music can. </w:t>
      </w:r>
      <w:r w:rsidDel="00000000" w:rsidR="00000000" w:rsidRPr="00000000">
        <w:rPr>
          <w:color w:val="ff0000"/>
          <w:sz w:val="24"/>
          <w:szCs w:val="24"/>
          <w:shd w:fill="c9daf8" w:val="clear"/>
          <w:rtl w:val="0"/>
        </w:rPr>
        <w:t xml:space="preserve">When I yearn to convey my deepest emotions, it is the piano that breathes life into my thoughts, providing me with boundless inspiration and unwavering motivation. </w:t>
      </w:r>
      <w:r w:rsidDel="00000000" w:rsidR="00000000" w:rsidRPr="00000000">
        <w:rPr>
          <w:rtl w:val="0"/>
        </w:rPr>
      </w:r>
    </w:p>
    <w:p w:rsidR="00000000" w:rsidDel="00000000" w:rsidP="00000000" w:rsidRDefault="00000000" w:rsidRPr="00000000" w14:paraId="00000054">
      <w:pPr>
        <w:shd w:fill="ffffff" w:val="clear"/>
        <w:spacing w:after="180" w:line="300" w:lineRule="auto"/>
        <w:rPr>
          <w:color w:val="373935"/>
          <w:sz w:val="24"/>
          <w:szCs w:val="24"/>
        </w:rPr>
      </w:pPr>
      <w:r w:rsidDel="00000000" w:rsidR="00000000" w:rsidRPr="00000000">
        <w:rPr>
          <w:color w:val="ff0000"/>
          <w:sz w:val="24"/>
          <w:szCs w:val="24"/>
          <w:rtl w:val="0"/>
        </w:rPr>
        <w:t xml:space="preserve">Whenever ennui threatens to take hold, the piano becomes a portal through which I traverse time, space, and realms, allowing me to communicate my ideas to the composer that transcend all constraints. My life has unfolded like a captivating novel, with its exposition, rising actions, climaxes, falling actions, and resolution, mirroring the structure of every musical masterpiece. Above all, the piano is akin to a spiritual mentor, guiding me towards triumph. It is more than a mere instrument; it is my confidant and ally, enabling me to share and explore emotions together, while touching the depths of my innermost being.</w:t>
      </w:r>
      <w:r w:rsidDel="00000000" w:rsidR="00000000" w:rsidRPr="00000000">
        <w:rPr>
          <w:rtl w:val="0"/>
        </w:rPr>
      </w:r>
    </w:p>
    <w:p w:rsidR="00000000" w:rsidDel="00000000" w:rsidP="00000000" w:rsidRDefault="00000000" w:rsidRPr="00000000" w14:paraId="00000055">
      <w:pPr>
        <w:shd w:fill="ffffff" w:val="clear"/>
        <w:spacing w:after="180" w:line="300" w:lineRule="auto"/>
        <w:rPr>
          <w:color w:val="37393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hd w:fill="ffffff" w:val="clear"/>
        <w:spacing w:after="180" w:line="300" w:lineRule="auto"/>
        <w:rPr>
          <w:color w:val="373935"/>
          <w:sz w:val="24"/>
          <w:szCs w:val="24"/>
        </w:rPr>
      </w:pPr>
      <w:r w:rsidDel="00000000" w:rsidR="00000000" w:rsidRPr="00000000">
        <w:rPr>
          <w:color w:val="373935"/>
          <w:sz w:val="24"/>
          <w:szCs w:val="24"/>
          <w:rtl w:val="0"/>
        </w:rPr>
        <w:t xml:space="preserve">7/4/2023</w:t>
      </w:r>
    </w:p>
    <w:p w:rsidR="00000000" w:rsidDel="00000000" w:rsidP="00000000" w:rsidRDefault="00000000" w:rsidRPr="00000000" w14:paraId="00000057">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I felt a deep sense of loneliness. Everyone has their life differently, creating gaps and difficulties for me to express my inner feelings to others. Since not truly understand my internal emotion, I gradually began to suppress them, try not to show too much emotion outwardly. Although I generally enjoy spending time with my friends, engaging in conversations and laughter, I have been unable to find a friend who truly listens and touches my heart.</w:t>
      </w:r>
    </w:p>
    <w:p w:rsidR="00000000" w:rsidDel="00000000" w:rsidP="00000000" w:rsidRDefault="00000000" w:rsidRPr="00000000" w14:paraId="00000058">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"Without melody, there is no soul." my violin teacher once told me so and so. I read the sheet and listened to melodies, but I still couldn't grasp the soul that my teacher mentioned.</w:t>
      </w:r>
    </w:p>
    <w:p w:rsidR="00000000" w:rsidDel="00000000" w:rsidP="00000000" w:rsidRDefault="00000000" w:rsidRPr="00000000" w14:paraId="00000059">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In my childhood, while playing 小步舞曲 minutes, 我總是無憂無慮的拉琴.  I never thought there was anything special about the music or any particular piece. The only difference between musicians and normal people is just whether they can play music or not. I simply believed that music gave me a great sense of accomplishment, and made others perceive me as powerful. I gladly accepted the title bestowed upon me by many: the little prince of music.</w:t>
      </w:r>
    </w:p>
    <w:p w:rsidR="00000000" w:rsidDel="00000000" w:rsidP="00000000" w:rsidRDefault="00000000" w:rsidRPr="00000000" w14:paraId="0000005A">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The most common question parents ask music teachers is, "How is my son playing?" The teacher's responses have always confused me. From my perspective, It is determined by sound, vibration, harmony, and dynamic. However, the always mention a "lack of soul". He always told me that I was too young to experience such a thing. I don't understand at all. That confused me for a long time. </w:t>
      </w:r>
    </w:p>
    <w:p w:rsidR="00000000" w:rsidDel="00000000" w:rsidP="00000000" w:rsidRDefault="00000000" w:rsidRPr="00000000" w14:paraId="0000005B">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Once, during a concert, I noticed that when other older students played the violin, they would often furrow their brows. Even if the piece is light and simple, they still wore somber expressions. At that time, I believed that the violinist should be played joyfully, and a smiling face could convey the emotions and flow of the music to the audience. I frequently asked my teacher, "Are they unhappy? Why do they frown every time?" The teacher replied, "If you can shed tears while playing the violin, you will understand."</w:t>
      </w:r>
    </w:p>
    <w:p w:rsidR="00000000" w:rsidDel="00000000" w:rsidP="00000000" w:rsidRDefault="00000000" w:rsidRPr="00000000" w14:paraId="0000005C">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In junior high school, I would occasionally furrow my brow. It was not intentional, but I realized that furrowing my beard seems to enhance the stillness in the music. When playing the 中國花鼓,  there was a section that required a sense of caressing and charm. Whenever I closed my eyes unconsciously, frowned, and fantasized about that scene, I always felt that my playing improved. However, as soon as I opened my eyes, the music returned to being notes and markings on white paper.</w:t>
      </w:r>
    </w:p>
    <w:p w:rsidR="00000000" w:rsidDel="00000000" w:rsidP="00000000" w:rsidRDefault="00000000" w:rsidRPr="00000000" w14:paraId="0000005D">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I have changed a lot of teachers in the way of learning the violin and viola, receiving various teaching styles and music concepts. However, one thing remains consistent: all the teachers said in unison: "something is missing in my music." I am well aware that they are referring to the soul, but I always feel that I can't achieve mastery consistently. This feeling is like a blind man touching a ball, knowing its material and size, but not its color. I thought furrowing my brown to get into the music was the ultimate solution. In fact, I was wrong. 在茫然之中，一個營隊的出現成為了我學習音樂之路的轉捩點. Everything changed during my participation in this camp. It was when I participated in the summer camp of BUTI in the United States during high school while playing what seemed to be an ordinary piece of music. That’s when I saw the color of the ball.</w:t>
      </w:r>
    </w:p>
    <w:p w:rsidR="00000000" w:rsidDel="00000000" w:rsidP="00000000" w:rsidRDefault="00000000" w:rsidRPr="00000000" w14:paraId="0000005E">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w:t>
      </w:r>
    </w:p>
    <w:p w:rsidR="00000000" w:rsidDel="00000000" w:rsidP="00000000" w:rsidRDefault="00000000" w:rsidRPr="00000000" w14:paraId="0000005F">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w:t>
      </w:r>
    </w:p>
    <w:p w:rsidR="00000000" w:rsidDel="00000000" w:rsidP="00000000" w:rsidRDefault="00000000" w:rsidRPr="00000000" w14:paraId="00000060">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(Personal background)</w:t>
      </w:r>
    </w:p>
    <w:p w:rsidR="00000000" w:rsidDel="00000000" w:rsidP="00000000" w:rsidRDefault="00000000" w:rsidRPr="00000000" w14:paraId="00000061">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(Story —&gt; obstacle )</w:t>
      </w:r>
    </w:p>
    <w:p w:rsidR="00000000" w:rsidDel="00000000" w:rsidP="00000000" w:rsidRDefault="00000000" w:rsidRPr="00000000" w14:paraId="00000062">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一個營隊的出現成為了我學習音樂之路的轉捩點. Everything changed during my participation in this camp. It was when I participated in the summer camp of BUTI in the United States during high school while playing what seemed to be an ordinary piece of music. That’s when I saw the color of the ball.</w:t>
      </w:r>
    </w:p>
    <w:p w:rsidR="00000000" w:rsidDel="00000000" w:rsidP="00000000" w:rsidRDefault="00000000" w:rsidRPr="00000000" w14:paraId="00000063">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I was running for a viola position in a symphony orchestra. In the second week in the camp, a modern composer named Valerie Coleman visited our camp and requested us to perform a piece of her work.</w:t>
      </w:r>
    </w:p>
    <w:p w:rsidR="00000000" w:rsidDel="00000000" w:rsidP="00000000" w:rsidRDefault="00000000" w:rsidRPr="00000000" w14:paraId="00000064">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The name of her composition was Ashe, which refers “so let it be.”To me, the song was not difficult, with a slow overall tempo and 平凡無奇的 (ordinary) rhythm. However, when I first played it, I was intimidated (overwhelmed).</w:t>
      </w:r>
    </w:p>
    <w:p w:rsidR="00000000" w:rsidDel="00000000" w:rsidP="00000000" w:rsidRDefault="00000000" w:rsidRPr="00000000" w14:paraId="00000065">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Typically, in an orchestra. The cellist sits to the left side of the stage, mainly responsible for the bass, the long melody and the harmonies. On my right, the violinists usually handle the high notes and the fast passage. And as a viola player, it's my job to provide a transition, integrating highs and lows to get the best mix possible.</w:t>
      </w:r>
    </w:p>
    <w:p w:rsidR="00000000" w:rsidDel="00000000" w:rsidP="00000000" w:rsidRDefault="00000000" w:rsidRPr="00000000" w14:paraId="00000066">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However, in this song, there is no such a clear division of labor. Everyone was like participating in a relay race, helping each other, and continuing the melody together.</w:t>
      </w:r>
    </w:p>
    <w:p w:rsidR="00000000" w:rsidDel="00000000" w:rsidP="00000000" w:rsidRDefault="00000000" w:rsidRPr="00000000" w14:paraId="00000067">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For the first time, I deeply felt that the entire orchestra was like a family, a group where no one was left behind. Everyone is waiting for each other and moving forward together. When the violin led the melody, the cello will follow suit. When the violin on the main theme, the cello provided excellent support, making the entire venue resonate, and cooperate with other instruments to produce a very full harmony</w:t>
      </w:r>
    </w:p>
    <w:p w:rsidR="00000000" w:rsidDel="00000000" w:rsidP="00000000" w:rsidRDefault="00000000" w:rsidRPr="00000000" w14:paraId="00000068">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The piece is obviously in a major key, but the melody carries a tingle of sadness and helplessness. I sensed that the composer was lost, walking slowly and alone on the road step,  experiencing suffering that she couldn’t articulate- a feeling of hesitation. Although I didn't know the composer's true inner thoughts, when I played the piece, I feel that. I was engaging in a conversation with him, attempting to understand his emotions. The piece had many harmonies in the song that evoked a sense of unresolved tension chords, but the melody in the next section filled up the previous defects, creating a sensation of relief. This reminds me of her title: “So let it be.” Composers seem to tell us to let go of our problems. It's not always smooth sailing for people. More importantly, we are not alone, just like in the music, each distribution will hold hands and lead us forward, this is a step closer to letting me realize the relationship between music and me, maybe not as I imagined In that way, the instrument may not be just a musical instrument, he can listen to your emotions, he can understand your thoughts, and become a portal link composer</w:t>
      </w:r>
    </w:p>
    <w:p w:rsidR="00000000" w:rsidDel="00000000" w:rsidP="00000000" w:rsidRDefault="00000000" w:rsidRPr="00000000" w14:paraId="00000069">
      <w:pPr>
        <w:shd w:fill="ffffff" w:val="clear"/>
        <w:spacing w:after="180" w:line="300" w:lineRule="auto"/>
        <w:ind w:firstLine="720"/>
        <w:rPr>
          <w:color w:val="373935"/>
          <w:sz w:val="24"/>
          <w:szCs w:val="24"/>
          <w:highlight w:val="yellow"/>
        </w:rPr>
      </w:pPr>
      <w:r w:rsidDel="00000000" w:rsidR="00000000" w:rsidRPr="00000000">
        <w:rPr>
          <w:color w:val="373935"/>
          <w:sz w:val="24"/>
          <w:szCs w:val="24"/>
          <w:rtl w:val="0"/>
        </w:rPr>
        <w:t xml:space="preserve">Compared to other major pieces in the orchestra, such as Mahler No. 1, or Hindimith's Symphony 3, I spent a lot of time practicing this piece. Not because it was pleasant or because its melodies are interesting. What I feel is the </w:t>
      </w:r>
      <w:r w:rsidDel="00000000" w:rsidR="00000000" w:rsidRPr="00000000">
        <w:rPr>
          <w:color w:val="373935"/>
          <w:sz w:val="24"/>
          <w:szCs w:val="24"/>
          <w:shd w:fill="ead1dc" w:val="clear"/>
          <w:rtl w:val="0"/>
        </w:rPr>
        <w:t xml:space="preserve">color change</w:t>
      </w:r>
      <w:r w:rsidDel="00000000" w:rsidR="00000000" w:rsidRPr="00000000">
        <w:rPr>
          <w:color w:val="373935"/>
          <w:sz w:val="24"/>
          <w:szCs w:val="24"/>
          <w:rtl w:val="0"/>
        </w:rPr>
        <w:t xml:space="preserve"> of the whole piece, I feel the soul of this piece. </w:t>
      </w:r>
      <w:r w:rsidDel="00000000" w:rsidR="00000000" w:rsidRPr="00000000">
        <w:rPr>
          <w:color w:val="373935"/>
          <w:sz w:val="24"/>
          <w:szCs w:val="24"/>
          <w:highlight w:val="yellow"/>
          <w:rtl w:val="0"/>
        </w:rPr>
        <w:t xml:space="preserve">It resonated deeply with my school life and personal experiences.</w:t>
      </w:r>
    </w:p>
    <w:p w:rsidR="00000000" w:rsidDel="00000000" w:rsidP="00000000" w:rsidRDefault="00000000" w:rsidRPr="00000000" w14:paraId="0000006A">
      <w:pPr>
        <w:shd w:fill="ffffff" w:val="clear"/>
        <w:spacing w:after="180" w:line="300" w:lineRule="auto"/>
        <w:ind w:firstLine="720"/>
        <w:rPr>
          <w:color w:val="373935"/>
          <w:sz w:val="24"/>
          <w:szCs w:val="24"/>
          <w:highlight w:val="yellow"/>
        </w:rPr>
      </w:pPr>
      <w:r w:rsidDel="00000000" w:rsidR="00000000" w:rsidRPr="00000000">
        <w:rPr>
          <w:rtl w:val="0"/>
        </w:rPr>
      </w:r>
    </w:p>
    <w:p w:rsidR="00000000" w:rsidDel="00000000" w:rsidP="00000000" w:rsidRDefault="00000000" w:rsidRPr="00000000" w14:paraId="0000006B">
      <w:pPr>
        <w:shd w:fill="ffffff" w:val="clear"/>
        <w:spacing w:after="180" w:line="300" w:lineRule="auto"/>
        <w:ind w:firstLine="720"/>
        <w:rPr>
          <w:color w:val="373935"/>
          <w:sz w:val="24"/>
          <w:szCs w:val="24"/>
          <w:highlight w:val="yellow"/>
        </w:rPr>
      </w:pPr>
      <w:r w:rsidDel="00000000" w:rsidR="00000000" w:rsidRPr="00000000">
        <w:rPr>
          <w:rtl w:val="0"/>
        </w:rPr>
      </w:r>
    </w:p>
    <w:p w:rsidR="00000000" w:rsidDel="00000000" w:rsidP="00000000" w:rsidRDefault="00000000" w:rsidRPr="00000000" w14:paraId="0000006C">
      <w:pPr>
        <w:shd w:fill="ffffff" w:val="clear"/>
        <w:spacing w:after="180" w:line="300" w:lineRule="auto"/>
        <w:ind w:firstLine="720"/>
        <w:rPr>
          <w:color w:val="373935"/>
          <w:sz w:val="24"/>
          <w:szCs w:val="24"/>
          <w:highlight w:val="yellow"/>
        </w:rPr>
      </w:pPr>
      <w:r w:rsidDel="00000000" w:rsidR="00000000" w:rsidRPr="00000000">
        <w:rPr>
          <w:rtl w:val="0"/>
        </w:rPr>
      </w:r>
    </w:p>
    <w:p w:rsidR="00000000" w:rsidDel="00000000" w:rsidP="00000000" w:rsidRDefault="00000000" w:rsidRPr="00000000" w14:paraId="0000006D">
      <w:pPr>
        <w:shd w:fill="ffffff" w:val="clear"/>
        <w:spacing w:after="180" w:line="300" w:lineRule="auto"/>
        <w:ind w:left="0" w:firstLine="0"/>
        <w:rPr>
          <w:color w:val="373935"/>
          <w:sz w:val="24"/>
          <w:szCs w:val="24"/>
          <w:highlight w:val="yellow"/>
        </w:rPr>
      </w:pPr>
      <w:r w:rsidDel="00000000" w:rsidR="00000000" w:rsidRPr="00000000">
        <w:rPr>
          <w:color w:val="373935"/>
          <w:sz w:val="24"/>
          <w:szCs w:val="24"/>
          <w:highlight w:val="yellow"/>
          <w:rtl w:val="0"/>
        </w:rPr>
        <w:tab/>
        <w:t xml:space="preserve">complexity</w:t>
      </w:r>
    </w:p>
    <w:p w:rsidR="00000000" w:rsidDel="00000000" w:rsidP="00000000" w:rsidRDefault="00000000" w:rsidRPr="00000000" w14:paraId="0000006E">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associate with the music + communicate with the composer</w:t>
      </w:r>
    </w:p>
    <w:p w:rsidR="00000000" w:rsidDel="00000000" w:rsidP="00000000" w:rsidRDefault="00000000" w:rsidRPr="00000000" w14:paraId="0000006F">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好聽 vs 不好聽</w:t>
      </w:r>
    </w:p>
    <w:p w:rsidR="00000000" w:rsidDel="00000000" w:rsidP="00000000" w:rsidRDefault="00000000" w:rsidRPr="00000000" w14:paraId="00000070">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最後: emphasize on 說不出心境，別人沒辦法，我可以透過音樂</w:t>
      </w:r>
    </w:p>
    <w:p w:rsidR="00000000" w:rsidDel="00000000" w:rsidP="00000000" w:rsidRDefault="00000000" w:rsidRPr="00000000" w14:paraId="00000071">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it is not straightforward. It is through the color change through the chord progression/proceed/advance/</w:t>
      </w:r>
      <w:r w:rsidDel="00000000" w:rsidR="00000000" w:rsidRPr="00000000">
        <w:rPr>
          <w:color w:val="ff0000"/>
          <w:sz w:val="24"/>
          <w:szCs w:val="24"/>
          <w:highlight w:val="yellow"/>
          <w:rtl w:val="0"/>
        </w:rPr>
        <w:t xml:space="preserve">evolve -&gt; present color change</w:t>
      </w:r>
    </w:p>
    <w:p w:rsidR="00000000" w:rsidDel="00000000" w:rsidP="00000000" w:rsidRDefault="00000000" w:rsidRPr="00000000" w14:paraId="00000072">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the piece can echo inner mind (school life? experience?)</w:t>
      </w:r>
    </w:p>
    <w:p w:rsidR="00000000" w:rsidDel="00000000" w:rsidP="00000000" w:rsidRDefault="00000000" w:rsidRPr="00000000" w14:paraId="00000073">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non-linear path</w:t>
      </w:r>
    </w:p>
    <w:p w:rsidR="00000000" w:rsidDel="00000000" w:rsidP="00000000" w:rsidRDefault="00000000" w:rsidRPr="00000000" w14:paraId="00000074">
      <w:pPr>
        <w:numPr>
          <w:ilvl w:val="0"/>
          <w:numId w:val="2"/>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it is resonate about how I feel </w:t>
      </w:r>
    </w:p>
    <w:p w:rsidR="00000000" w:rsidDel="00000000" w:rsidP="00000000" w:rsidRDefault="00000000" w:rsidRPr="00000000" w14:paraId="00000075">
      <w:pPr>
        <w:numPr>
          <w:ilvl w:val="0"/>
          <w:numId w:val="2"/>
        </w:numPr>
        <w:shd w:fill="ffffff" w:val="clear"/>
        <w:spacing w:after="18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complex feeling of anxious, worriedm breakthrough</w:t>
      </w:r>
    </w:p>
    <w:p w:rsidR="00000000" w:rsidDel="00000000" w:rsidP="00000000" w:rsidRDefault="00000000" w:rsidRPr="00000000" w14:paraId="00000076">
      <w:pPr>
        <w:shd w:fill="ffffff" w:val="clear"/>
        <w:spacing w:after="180" w:line="300" w:lineRule="auto"/>
        <w:rPr>
          <w:color w:val="373935"/>
          <w:sz w:val="24"/>
          <w:szCs w:val="24"/>
          <w:highlight w:val="yellow"/>
        </w:rPr>
      </w:pPr>
      <w:r w:rsidDel="00000000" w:rsidR="00000000" w:rsidRPr="00000000">
        <w:rPr>
          <w:rtl w:val="0"/>
        </w:rPr>
      </w:r>
    </w:p>
    <w:p w:rsidR="00000000" w:rsidDel="00000000" w:rsidP="00000000" w:rsidRDefault="00000000" w:rsidRPr="00000000" w14:paraId="00000077">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寂寞的childhood</w:t>
      </w:r>
    </w:p>
    <w:p w:rsidR="00000000" w:rsidDel="00000000" w:rsidP="00000000" w:rsidRDefault="00000000" w:rsidRPr="00000000" w14:paraId="00000078">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一個人?</w:t>
      </w:r>
    </w:p>
    <w:p w:rsidR="00000000" w:rsidDel="00000000" w:rsidP="00000000" w:rsidRDefault="00000000" w:rsidRPr="00000000" w14:paraId="00000079">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單純空白</w:t>
      </w:r>
    </w:p>
    <w:p w:rsidR="00000000" w:rsidDel="00000000" w:rsidP="00000000" w:rsidRDefault="00000000" w:rsidRPr="00000000" w14:paraId="0000007A">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只有音樂有關</w:t>
      </w:r>
    </w:p>
    <w:p w:rsidR="00000000" w:rsidDel="00000000" w:rsidP="00000000" w:rsidRDefault="00000000" w:rsidRPr="00000000" w14:paraId="0000007B">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expression</w:t>
      </w:r>
    </w:p>
    <w:p w:rsidR="00000000" w:rsidDel="00000000" w:rsidP="00000000" w:rsidRDefault="00000000" w:rsidRPr="00000000" w14:paraId="0000007C">
      <w:pPr>
        <w:numPr>
          <w:ilvl w:val="0"/>
          <w:numId w:val="4"/>
        </w:numPr>
        <w:shd w:fill="ffffff" w:val="clear"/>
        <w:spacing w:after="0" w:afterAutospacing="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兒時玩伴</w:t>
      </w:r>
    </w:p>
    <w:p w:rsidR="00000000" w:rsidDel="00000000" w:rsidP="00000000" w:rsidRDefault="00000000" w:rsidRPr="00000000" w14:paraId="0000007D">
      <w:pPr>
        <w:numPr>
          <w:ilvl w:val="0"/>
          <w:numId w:val="4"/>
        </w:numPr>
        <w:shd w:fill="ffffff" w:val="clear"/>
        <w:spacing w:after="180" w:line="300" w:lineRule="auto"/>
        <w:ind w:left="720" w:hanging="360"/>
        <w:rPr>
          <w:color w:val="373935"/>
          <w:sz w:val="24"/>
          <w:szCs w:val="24"/>
          <w:highlight w:val="yellow"/>
          <w:u w:val="none"/>
        </w:rPr>
      </w:pPr>
      <w:r w:rsidDel="00000000" w:rsidR="00000000" w:rsidRPr="00000000">
        <w:rPr>
          <w:rFonts w:ascii="Arial Unicode MS" w:cs="Arial Unicode MS" w:eastAsia="Arial Unicode MS" w:hAnsi="Arial Unicode MS"/>
          <w:color w:val="373935"/>
          <w:sz w:val="24"/>
          <w:szCs w:val="24"/>
          <w:highlight w:val="yellow"/>
          <w:rtl w:val="0"/>
        </w:rPr>
        <w:t xml:space="preserve">無法具體描述</w:t>
      </w:r>
    </w:p>
    <w:p w:rsidR="00000000" w:rsidDel="00000000" w:rsidP="00000000" w:rsidRDefault="00000000" w:rsidRPr="00000000" w14:paraId="0000007E">
      <w:pPr>
        <w:shd w:fill="ffffff" w:val="clear"/>
        <w:spacing w:after="180" w:line="300" w:lineRule="auto"/>
        <w:rPr>
          <w:color w:val="373935"/>
          <w:sz w:val="24"/>
          <w:szCs w:val="24"/>
          <w:highlight w:val="yellow"/>
        </w:rPr>
      </w:pPr>
      <w:r w:rsidDel="00000000" w:rsidR="00000000" w:rsidRPr="00000000">
        <w:rPr>
          <w:rtl w:val="0"/>
        </w:rPr>
      </w:r>
    </w:p>
    <w:p w:rsidR="00000000" w:rsidDel="00000000" w:rsidP="00000000" w:rsidRDefault="00000000" w:rsidRPr="00000000" w14:paraId="0000007F">
      <w:pPr>
        <w:shd w:fill="ffffff" w:val="clear"/>
        <w:spacing w:after="180" w:line="300" w:lineRule="auto"/>
        <w:rPr>
          <w:color w:val="373935"/>
          <w:sz w:val="24"/>
          <w:szCs w:val="24"/>
          <w:highlight w:val="yellow"/>
        </w:rPr>
      </w:pPr>
      <w:r w:rsidDel="00000000" w:rsidR="00000000" w:rsidRPr="00000000">
        <w:rPr>
          <w:rFonts w:ascii="Arial Unicode MS" w:cs="Arial Unicode MS" w:eastAsia="Arial Unicode MS" w:hAnsi="Arial Unicode MS"/>
          <w:color w:val="373935"/>
          <w:sz w:val="24"/>
          <w:szCs w:val="24"/>
          <w:highlight w:val="yellow"/>
          <w:rtl w:val="0"/>
        </w:rPr>
        <w:t xml:space="preserve">結論: </w:t>
      </w:r>
    </w:p>
    <w:p w:rsidR="00000000" w:rsidDel="00000000" w:rsidP="00000000" w:rsidRDefault="00000000" w:rsidRPr="00000000" w14:paraId="00000080">
      <w:pPr>
        <w:numPr>
          <w:ilvl w:val="0"/>
          <w:numId w:val="1"/>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complexity</w:t>
      </w:r>
    </w:p>
    <w:p w:rsidR="00000000" w:rsidDel="00000000" w:rsidP="00000000" w:rsidRDefault="00000000" w:rsidRPr="00000000" w14:paraId="00000081">
      <w:pPr>
        <w:numPr>
          <w:ilvl w:val="0"/>
          <w:numId w:val="1"/>
        </w:numPr>
        <w:shd w:fill="ffffff" w:val="clear"/>
        <w:spacing w:after="0" w:afterAutospacing="0" w:line="300" w:lineRule="auto"/>
        <w:ind w:left="720" w:hanging="360"/>
        <w:rPr>
          <w:color w:val="373935"/>
          <w:sz w:val="24"/>
          <w:szCs w:val="24"/>
          <w:highlight w:val="yellow"/>
          <w:u w:val="none"/>
        </w:rPr>
      </w:pPr>
      <w:r w:rsidDel="00000000" w:rsidR="00000000" w:rsidRPr="00000000">
        <w:rPr>
          <w:color w:val="373935"/>
          <w:sz w:val="24"/>
          <w:szCs w:val="24"/>
          <w:highlight w:val="yellow"/>
          <w:rtl w:val="0"/>
        </w:rPr>
        <w:t xml:space="preserve">composer can describe/associate with picture</w:t>
      </w:r>
    </w:p>
    <w:p w:rsidR="00000000" w:rsidDel="00000000" w:rsidP="00000000" w:rsidRDefault="00000000" w:rsidRPr="00000000" w14:paraId="00000082">
      <w:pPr>
        <w:numPr>
          <w:ilvl w:val="0"/>
          <w:numId w:val="1"/>
        </w:numPr>
        <w:shd w:fill="ffffff" w:val="clear"/>
        <w:spacing w:after="180" w:line="300" w:lineRule="auto"/>
        <w:ind w:left="720" w:hanging="360"/>
        <w:rPr>
          <w:color w:val="373935"/>
          <w:sz w:val="24"/>
          <w:szCs w:val="24"/>
          <w:highlight w:val="yellow"/>
          <w:u w:val="none"/>
        </w:rPr>
      </w:pPr>
      <w:r w:rsidDel="00000000" w:rsidR="00000000" w:rsidRPr="00000000">
        <w:rPr>
          <w:rtl w:val="0"/>
        </w:rPr>
      </w:r>
    </w:p>
    <w:p w:rsidR="00000000" w:rsidDel="00000000" w:rsidP="00000000" w:rsidRDefault="00000000" w:rsidRPr="00000000" w14:paraId="00000083">
      <w:pPr>
        <w:shd w:fill="ffffff" w:val="clear"/>
        <w:spacing w:after="180" w:line="300" w:lineRule="auto"/>
        <w:ind w:firstLine="720"/>
        <w:rPr>
          <w:color w:val="0000ff"/>
          <w:sz w:val="24"/>
          <w:szCs w:val="24"/>
        </w:rPr>
      </w:pPr>
      <w:r w:rsidDel="00000000" w:rsidR="00000000" w:rsidRPr="00000000">
        <w:rPr>
          <w:color w:val="0000ff"/>
          <w:sz w:val="24"/>
          <w:szCs w:val="24"/>
          <w:rtl w:val="0"/>
        </w:rPr>
        <w:t xml:space="preserve">On the day of the performance, we performed at Ozawa Hall. When the performance was over, tears welled up in my eyes. They were not tears of sadness or sorrow. Rather, They were tears of experiencing the essence of the music: the ability to communicate with one's own soul and exchange inner emotion with each other. It surpassed time, space, and place, exploring the inner emotions with the composer and listening to each other's feelings.</w:t>
      </w:r>
    </w:p>
    <w:p w:rsidR="00000000" w:rsidDel="00000000" w:rsidP="00000000" w:rsidRDefault="00000000" w:rsidRPr="00000000" w14:paraId="00000084">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85">
      <w:pPr>
        <w:shd w:fill="ffffff" w:val="clear"/>
        <w:spacing w:after="180" w:line="300" w:lineRule="auto"/>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Ask: what is the difference between 好聽 vs 感動?</w:t>
      </w:r>
    </w:p>
    <w:p w:rsidR="00000000" w:rsidDel="00000000" w:rsidP="00000000" w:rsidRDefault="00000000" w:rsidRPr="00000000" w14:paraId="00000086">
      <w:pPr>
        <w:shd w:fill="ffffff" w:val="clear"/>
        <w:spacing w:after="180" w:line="300" w:lineRule="auto"/>
        <w:rPr>
          <w:color w:val="373935"/>
          <w:sz w:val="24"/>
          <w:szCs w:val="24"/>
        </w:rPr>
      </w:pPr>
      <w:r w:rsidDel="00000000" w:rsidR="00000000" w:rsidRPr="00000000">
        <w:rPr>
          <w:color w:val="373935"/>
          <w:sz w:val="24"/>
          <w:szCs w:val="24"/>
          <w:rtl w:val="0"/>
        </w:rPr>
        <w:t xml:space="preserve">Ex.1 — harp and flute —&gt; </w:t>
      </w:r>
    </w:p>
    <w:p w:rsidR="00000000" w:rsidDel="00000000" w:rsidP="00000000" w:rsidRDefault="00000000" w:rsidRPr="00000000" w14:paraId="00000087">
      <w:pPr>
        <w:shd w:fill="ffffff" w:val="clear"/>
        <w:spacing w:after="180" w:line="300" w:lineRule="auto"/>
        <w:rPr>
          <w:color w:val="373935"/>
          <w:sz w:val="24"/>
          <w:szCs w:val="24"/>
        </w:rPr>
      </w:pPr>
      <w:hyperlink r:id="rId7">
        <w:r w:rsidDel="00000000" w:rsidR="00000000" w:rsidRPr="00000000">
          <w:rPr>
            <w:color w:val="1155cc"/>
            <w:sz w:val="24"/>
            <w:szCs w:val="24"/>
            <w:u w:val="single"/>
            <w:rtl w:val="0"/>
          </w:rPr>
          <w:t xml:space="preserve">https://www.youtube.com/watch?v=80oSDx3dbx8&amp;t=1s</w:t>
        </w:r>
      </w:hyperlink>
      <w:r w:rsidDel="00000000" w:rsidR="00000000" w:rsidRPr="00000000">
        <w:rPr>
          <w:rtl w:val="0"/>
        </w:rPr>
      </w:r>
    </w:p>
    <w:p w:rsidR="00000000" w:rsidDel="00000000" w:rsidP="00000000" w:rsidRDefault="00000000" w:rsidRPr="00000000" w14:paraId="00000088">
      <w:pPr>
        <w:shd w:fill="ffffff" w:val="clear"/>
        <w:spacing w:after="180" w:line="300" w:lineRule="auto"/>
        <w:rPr>
          <w:color w:val="373935"/>
          <w:sz w:val="24"/>
          <w:szCs w:val="24"/>
        </w:rPr>
      </w:pPr>
      <w:hyperlink r:id="rId8">
        <w:r w:rsidDel="00000000" w:rsidR="00000000" w:rsidRPr="00000000">
          <w:rPr>
            <w:color w:val="1155cc"/>
            <w:sz w:val="24"/>
            <w:szCs w:val="24"/>
            <w:u w:val="single"/>
            <w:rtl w:val="0"/>
          </w:rPr>
          <w:t xml:space="preserve">https://www.youtube.com/watch?v=wEOchchAuWk&amp;list=WL&amp;index=17</w:t>
        </w:r>
      </w:hyperlink>
      <w:r w:rsidDel="00000000" w:rsidR="00000000" w:rsidRPr="00000000">
        <w:rPr>
          <w:rtl w:val="0"/>
        </w:rPr>
      </w:r>
    </w:p>
    <w:p w:rsidR="00000000" w:rsidDel="00000000" w:rsidP="00000000" w:rsidRDefault="00000000" w:rsidRPr="00000000" w14:paraId="00000089">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8A">
      <w:pPr>
        <w:shd w:fill="ffffff" w:val="clear"/>
        <w:spacing w:after="180" w:line="300" w:lineRule="auto"/>
        <w:rPr>
          <w:color w:val="373935"/>
          <w:sz w:val="24"/>
          <w:szCs w:val="24"/>
        </w:rPr>
      </w:pPr>
      <w:r w:rsidDel="00000000" w:rsidR="00000000" w:rsidRPr="00000000">
        <w:rPr>
          <w:color w:val="373935"/>
          <w:sz w:val="24"/>
          <w:szCs w:val="24"/>
          <w:rtl w:val="0"/>
        </w:rPr>
        <w:t xml:space="preserve">When I was at BUTI, I came across a song that resonated with me very much. Obviously, the modern music </w:t>
      </w:r>
    </w:p>
    <w:p w:rsidR="00000000" w:rsidDel="00000000" w:rsidP="00000000" w:rsidRDefault="00000000" w:rsidRPr="00000000" w14:paraId="0000008B">
      <w:pPr>
        <w:shd w:fill="ffffff" w:val="clear"/>
        <w:spacing w:after="180" w:line="300" w:lineRule="auto"/>
        <w:rPr>
          <w:color w:val="373935"/>
          <w:sz w:val="24"/>
          <w:szCs w:val="24"/>
        </w:rPr>
      </w:pPr>
      <w:r w:rsidDel="00000000" w:rsidR="00000000" w:rsidRPr="00000000">
        <w:rPr>
          <w:color w:val="373935"/>
          <w:sz w:val="24"/>
          <w:szCs w:val="24"/>
          <w:rtl w:val="0"/>
        </w:rPr>
        <w:t xml:space="preserve">2:30</w:t>
      </w:r>
      <w:r w:rsidDel="00000000" w:rsidR="00000000" w:rsidRPr="00000000">
        <w:rPr>
          <w:rtl w:val="0"/>
        </w:rPr>
      </w:r>
    </w:p>
    <w:p w:rsidR="00000000" w:rsidDel="00000000" w:rsidP="00000000" w:rsidRDefault="00000000" w:rsidRPr="00000000" w14:paraId="0000008C">
      <w:pPr>
        <w:shd w:fill="ffffff" w:val="clear"/>
        <w:spacing w:after="180" w:line="300" w:lineRule="auto"/>
        <w:rPr>
          <w:color w:val="373935"/>
          <w:sz w:val="24"/>
          <w:szCs w:val="24"/>
        </w:rPr>
      </w:pPr>
      <w:r w:rsidDel="00000000" w:rsidR="00000000" w:rsidRPr="00000000">
        <w:rPr>
          <w:color w:val="373935"/>
          <w:sz w:val="24"/>
          <w:szCs w:val="24"/>
          <w:rtl w:val="0"/>
        </w:rPr>
        <w:t xml:space="preserve">Ex. 2 </w:t>
      </w:r>
    </w:p>
    <w:p w:rsidR="00000000" w:rsidDel="00000000" w:rsidP="00000000" w:rsidRDefault="00000000" w:rsidRPr="00000000" w14:paraId="0000008D">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8E">
      <w:pPr>
        <w:shd w:fill="ffffff" w:val="clear"/>
        <w:spacing w:after="180" w:line="300" w:lineRule="auto"/>
        <w:rPr>
          <w:color w:val="373935"/>
          <w:sz w:val="24"/>
          <w:szCs w:val="24"/>
        </w:rPr>
      </w:pPr>
      <w:r w:rsidDel="00000000" w:rsidR="00000000" w:rsidRPr="00000000">
        <w:rPr>
          <w:color w:val="373935"/>
          <w:sz w:val="24"/>
          <w:szCs w:val="24"/>
          <w:rtl w:val="0"/>
        </w:rPr>
        <w:t xml:space="preserve">6/30/2023</w:t>
      </w:r>
    </w:p>
    <w:p w:rsidR="00000000" w:rsidDel="00000000" w:rsidP="00000000" w:rsidRDefault="00000000" w:rsidRPr="00000000" w14:paraId="0000008F">
      <w:pPr>
        <w:shd w:fill="ffffff" w:val="clear"/>
        <w:spacing w:after="180" w:line="300" w:lineRule="auto"/>
        <w:rPr>
          <w:color w:val="373935"/>
          <w:sz w:val="24"/>
          <w:szCs w:val="24"/>
        </w:rPr>
      </w:pPr>
      <w:r w:rsidDel="00000000" w:rsidR="00000000" w:rsidRPr="00000000">
        <w:rPr>
          <w:color w:val="373935"/>
          <w:sz w:val="24"/>
          <w:szCs w:val="24"/>
          <w:rtl w:val="0"/>
        </w:rPr>
        <w:t xml:space="preserve">Music is my good-willing hunter. It plays an important role in my life. I was a person who was less good at verbal expression. When I experience frustration in a relationship or unprecedented difficulties, I feel lonely and have no idea where to express myself. However, the piano always supports and accompanies me for the whole time. Music is my therapist who patiently listens to my hardship and understands my mood. </w:t>
      </w:r>
    </w:p>
    <w:p w:rsidR="00000000" w:rsidDel="00000000" w:rsidP="00000000" w:rsidRDefault="00000000" w:rsidRPr="00000000" w14:paraId="00000090">
      <w:pPr>
        <w:shd w:fill="ffffff" w:val="clear"/>
        <w:spacing w:after="180" w:line="300" w:lineRule="auto"/>
        <w:rPr>
          <w:color w:val="373935"/>
          <w:sz w:val="24"/>
          <w:szCs w:val="24"/>
        </w:rPr>
      </w:pPr>
      <w:r w:rsidDel="00000000" w:rsidR="00000000" w:rsidRPr="00000000">
        <w:rPr>
          <w:color w:val="373935"/>
          <w:sz w:val="24"/>
          <w:szCs w:val="24"/>
          <w:rtl w:val="0"/>
        </w:rPr>
        <w:t xml:space="preserve">I started to learn piano at four. I realized that music involves not only skills but also ideas for presenting my internal feeling. Through playing music year after year, I noticed that a simple chord and a piece of melody are complex, and the expression of the piece actually depends on how the player performs. Although many pieces sound like a positive song, in the deepest sense, the feeling is lonely and lonely</w:t>
      </w:r>
    </w:p>
    <w:p w:rsidR="00000000" w:rsidDel="00000000" w:rsidP="00000000" w:rsidRDefault="00000000" w:rsidRPr="00000000" w14:paraId="00000091">
      <w:pPr>
        <w:shd w:fill="ffffff" w:val="clear"/>
        <w:spacing w:after="180" w:line="300" w:lineRule="auto"/>
        <w:rPr>
          <w:color w:val="373935"/>
          <w:sz w:val="24"/>
          <w:szCs w:val="24"/>
        </w:rPr>
      </w:pPr>
      <w:r w:rsidDel="00000000" w:rsidR="00000000" w:rsidRPr="00000000">
        <w:rPr>
          <w:color w:val="373935"/>
          <w:sz w:val="24"/>
          <w:szCs w:val="24"/>
          <w:rtl w:val="0"/>
        </w:rPr>
        <w:t xml:space="preserve">(Story —-&gt; ……… finding breakthrough , missing soul)</w:t>
      </w:r>
    </w:p>
    <w:p w:rsidR="00000000" w:rsidDel="00000000" w:rsidP="00000000" w:rsidRDefault="00000000" w:rsidRPr="00000000" w14:paraId="00000092">
      <w:pPr>
        <w:shd w:fill="ffffff" w:val="clear"/>
        <w:spacing w:after="180" w:line="300" w:lineRule="auto"/>
        <w:rPr>
          <w:color w:val="373935"/>
          <w:sz w:val="24"/>
          <w:szCs w:val="24"/>
        </w:rPr>
      </w:pPr>
      <w:r w:rsidDel="00000000" w:rsidR="00000000" w:rsidRPr="00000000">
        <w:rPr>
          <w:color w:val="373935"/>
          <w:sz w:val="24"/>
          <w:szCs w:val="24"/>
          <w:rtl w:val="0"/>
        </w:rPr>
        <w:t xml:space="preserve">(Camp: Turning point, )</w:t>
      </w:r>
    </w:p>
    <w:p w:rsidR="00000000" w:rsidDel="00000000" w:rsidP="00000000" w:rsidRDefault="00000000" w:rsidRPr="00000000" w14:paraId="00000093">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4">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5">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6">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7">
      <w:pPr>
        <w:shd w:fill="ffffff" w:val="clear"/>
        <w:spacing w:after="180" w:line="300" w:lineRule="auto"/>
        <w:rPr>
          <w:color w:val="373935"/>
          <w:sz w:val="24"/>
          <w:szCs w:val="24"/>
        </w:rPr>
      </w:pPr>
      <w:r w:rsidDel="00000000" w:rsidR="00000000" w:rsidRPr="00000000">
        <w:rPr>
          <w:color w:val="373935"/>
          <w:sz w:val="24"/>
          <w:szCs w:val="24"/>
          <w:rtl w:val="0"/>
        </w:rPr>
        <w:t xml:space="preserve">Among the numerous composers whose works have captivated me, Claude Achille Debussy holds a special place in my heart. I always listen to the piece when I experience challenges and anger. In his composition, I particularly like to play Clair de Lune. When I first play the pieces, I simply believe that it is just full of beautiful chords. However, as I grow up, I have a different aspect of the piece. Its beginning uses a slow temple and Ethereal chords, making me feel like the motion of the music is following my breath, a semicircle that swings between the base and high pitch. In the middle, when I play it, I can imagine some little conflicts and challenges are there waiting for the player, accelerating the samples and more complex chords begin. However, finally, I feel like Debussy wants to remind us to release those internal unbalance feelings and anger. Just like looking at the moon, which is white and clean.   </w:t>
      </w:r>
    </w:p>
    <w:p w:rsidR="00000000" w:rsidDel="00000000" w:rsidP="00000000" w:rsidRDefault="00000000" w:rsidRPr="00000000" w14:paraId="00000098">
      <w:pPr>
        <w:shd w:fill="ffffff" w:val="clear"/>
        <w:spacing w:after="180" w:line="300" w:lineRule="auto"/>
        <w:rPr>
          <w:color w:val="373935"/>
          <w:sz w:val="24"/>
          <w:szCs w:val="24"/>
        </w:rPr>
      </w:pPr>
      <w:r w:rsidDel="00000000" w:rsidR="00000000" w:rsidRPr="00000000">
        <w:rPr>
          <w:color w:val="373935"/>
          <w:sz w:val="24"/>
          <w:szCs w:val="24"/>
          <w:rtl w:val="0"/>
        </w:rPr>
        <w:t xml:space="preserve">Music, to me, possesses an enchanting quality that goes beyond mere notes and melodies. It serves as an intrinsic force, inspiring and propelling me to immerse myself in its depths day after day.</w:t>
      </w:r>
    </w:p>
    <w:p w:rsidR="00000000" w:rsidDel="00000000" w:rsidP="00000000" w:rsidRDefault="00000000" w:rsidRPr="00000000" w14:paraId="00000099">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A">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9B">
      <w:pPr>
        <w:shd w:fill="ffffff" w:val="clear"/>
        <w:spacing w:after="180" w:line="300" w:lineRule="auto"/>
        <w:rPr>
          <w:color w:val="373935"/>
          <w:sz w:val="24"/>
          <w:szCs w:val="24"/>
        </w:rPr>
      </w:pPr>
      <w:r w:rsidDel="00000000" w:rsidR="00000000" w:rsidRPr="00000000">
        <w:rPr>
          <w:color w:val="373935"/>
          <w:sz w:val="24"/>
          <w:szCs w:val="24"/>
          <w:rtl w:val="0"/>
        </w:rPr>
        <w:t xml:space="preserve">I am also in the process of it</w:t>
      </w:r>
    </w:p>
    <w:p w:rsidR="00000000" w:rsidDel="00000000" w:rsidP="00000000" w:rsidRDefault="00000000" w:rsidRPr="00000000" w14:paraId="0000009C">
      <w:pPr>
        <w:shd w:fill="ffffff" w:val="clear"/>
        <w:spacing w:after="180" w:line="300" w:lineRule="auto"/>
        <w:rPr>
          <w:color w:val="373935"/>
          <w:sz w:val="24"/>
          <w:szCs w:val="24"/>
        </w:rPr>
      </w:pPr>
      <w:r w:rsidDel="00000000" w:rsidR="00000000" w:rsidRPr="00000000">
        <w:rPr>
          <w:color w:val="373935"/>
          <w:sz w:val="24"/>
          <w:szCs w:val="24"/>
          <w:rtl w:val="0"/>
        </w:rPr>
        <w:t xml:space="preserve">find confirmation / recomformation</w:t>
      </w:r>
    </w:p>
    <w:p w:rsidR="00000000" w:rsidDel="00000000" w:rsidP="00000000" w:rsidRDefault="00000000" w:rsidRPr="00000000" w14:paraId="0000009D">
      <w:pPr>
        <w:shd w:fill="ffffff" w:val="clear"/>
        <w:spacing w:after="180" w:line="300" w:lineRule="auto"/>
        <w:rPr>
          <w:color w:val="373935"/>
          <w:sz w:val="24"/>
          <w:szCs w:val="24"/>
        </w:rPr>
      </w:pPr>
      <w:r w:rsidDel="00000000" w:rsidR="00000000" w:rsidRPr="00000000">
        <w:rPr>
          <w:color w:val="373935"/>
          <w:sz w:val="24"/>
          <w:szCs w:val="24"/>
          <w:rtl w:val="0"/>
        </w:rPr>
        <w:t xml:space="preserve">reflect that things in my heart</w:t>
      </w:r>
    </w:p>
    <w:p w:rsidR="00000000" w:rsidDel="00000000" w:rsidP="00000000" w:rsidRDefault="00000000" w:rsidRPr="00000000" w14:paraId="0000009E">
      <w:pPr>
        <w:shd w:fill="ffffff" w:val="clear"/>
        <w:spacing w:after="180" w:line="300" w:lineRule="auto"/>
        <w:rPr>
          <w:color w:val="373935"/>
          <w:sz w:val="24"/>
          <w:szCs w:val="24"/>
        </w:rPr>
      </w:pPr>
      <w:r w:rsidDel="00000000" w:rsidR="00000000" w:rsidRPr="00000000">
        <w:rPr>
          <w:color w:val="373935"/>
          <w:sz w:val="24"/>
          <w:szCs w:val="24"/>
          <w:rtl w:val="0"/>
        </w:rPr>
        <w:t xml:space="preserve">Friends cannot understand </w:t>
      </w:r>
    </w:p>
    <w:p w:rsidR="00000000" w:rsidDel="00000000" w:rsidP="00000000" w:rsidRDefault="00000000" w:rsidRPr="00000000" w14:paraId="0000009F">
      <w:pPr>
        <w:shd w:fill="ffffff" w:val="clear"/>
        <w:spacing w:after="180" w:line="300" w:lineRule="auto"/>
        <w:rPr>
          <w:color w:val="373935"/>
          <w:sz w:val="24"/>
          <w:szCs w:val="24"/>
        </w:rPr>
      </w:pPr>
      <w:r w:rsidDel="00000000" w:rsidR="00000000" w:rsidRPr="00000000">
        <w:rPr>
          <w:color w:val="373935"/>
          <w:sz w:val="24"/>
          <w:szCs w:val="24"/>
          <w:rtl w:val="0"/>
        </w:rPr>
        <w:t xml:space="preserve">composer’s mood can reveal my status </w:t>
      </w:r>
    </w:p>
    <w:p w:rsidR="00000000" w:rsidDel="00000000" w:rsidP="00000000" w:rsidRDefault="00000000" w:rsidRPr="00000000" w14:paraId="000000A0">
      <w:pPr>
        <w:shd w:fill="ffffff" w:val="clear"/>
        <w:spacing w:after="180" w:line="300" w:lineRule="auto"/>
        <w:rPr>
          <w:color w:val="373935"/>
          <w:sz w:val="24"/>
          <w:szCs w:val="24"/>
        </w:rPr>
      </w:pPr>
      <w:r w:rsidDel="00000000" w:rsidR="00000000" w:rsidRPr="00000000">
        <w:rPr>
          <w:color w:val="373935"/>
          <w:sz w:val="24"/>
          <w:szCs w:val="24"/>
          <w:rtl w:val="0"/>
        </w:rPr>
        <w:t xml:space="preserve">become my </w:t>
      </w:r>
    </w:p>
    <w:p w:rsidR="00000000" w:rsidDel="00000000" w:rsidP="00000000" w:rsidRDefault="00000000" w:rsidRPr="00000000" w14:paraId="000000A1">
      <w:pPr>
        <w:shd w:fill="ffffff" w:val="clear"/>
        <w:spacing w:after="180" w:line="300" w:lineRule="auto"/>
        <w:rPr>
          <w:color w:val="373935"/>
          <w:sz w:val="24"/>
          <w:szCs w:val="24"/>
        </w:rPr>
      </w:pPr>
      <w:r w:rsidDel="00000000" w:rsidR="00000000" w:rsidRPr="00000000">
        <w:rPr>
          <w:color w:val="373935"/>
          <w:sz w:val="24"/>
          <w:szCs w:val="24"/>
          <w:rtl w:val="0"/>
        </w:rPr>
        <w:t xml:space="preserve">enjoy the piece</w:t>
      </w:r>
    </w:p>
    <w:p w:rsidR="00000000" w:rsidDel="00000000" w:rsidP="00000000" w:rsidRDefault="00000000" w:rsidRPr="00000000" w14:paraId="000000A2">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A3">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A4">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A5">
      <w:pPr>
        <w:shd w:fill="ffffff" w:val="clear"/>
        <w:spacing w:after="180" w:line="300" w:lineRule="auto"/>
        <w:rPr>
          <w:color w:val="ff0000"/>
          <w:sz w:val="24"/>
          <w:szCs w:val="24"/>
          <w:shd w:fill="c9daf8" w:val="clear"/>
        </w:rPr>
      </w:pPr>
      <w:r w:rsidDel="00000000" w:rsidR="00000000" w:rsidRPr="00000000">
        <w:rPr>
          <w:color w:val="ff0000"/>
          <w:sz w:val="24"/>
          <w:szCs w:val="24"/>
          <w:rtl w:val="0"/>
        </w:rPr>
        <w:t xml:space="preserve">Playing the piano has transformed me in ways that words cannot express. It has been my constant companion since I was four years old, faithfully accompanying me for the past 12 years, day in and day out. It has witnessed my growth through competitions and has served as a wellspring of inspiration in every performance. </w:t>
      </w:r>
      <w:r w:rsidDel="00000000" w:rsidR="00000000" w:rsidRPr="00000000">
        <w:rPr>
          <w:color w:val="ff0000"/>
          <w:sz w:val="24"/>
          <w:szCs w:val="24"/>
          <w:highlight w:val="yellow"/>
          <w:rtl w:val="0"/>
        </w:rPr>
        <w:t xml:space="preserve">Music has shaped the person I am today and set me apart from others, making me distinct in a way that only music can. </w:t>
      </w:r>
      <w:r w:rsidDel="00000000" w:rsidR="00000000" w:rsidRPr="00000000">
        <w:rPr>
          <w:color w:val="ff0000"/>
          <w:sz w:val="24"/>
          <w:szCs w:val="24"/>
          <w:shd w:fill="c9daf8" w:val="clear"/>
          <w:rtl w:val="0"/>
        </w:rPr>
        <w:t xml:space="preserve">When I yearn to convey my deepest emotions, it is the piano that breathes life into my thoughts, providing me with boundless inspiration and unwavering motivation. </w:t>
      </w:r>
    </w:p>
    <w:p w:rsidR="00000000" w:rsidDel="00000000" w:rsidP="00000000" w:rsidRDefault="00000000" w:rsidRPr="00000000" w14:paraId="000000A6">
      <w:pPr>
        <w:shd w:fill="ffffff" w:val="clear"/>
        <w:spacing w:after="180" w:line="300" w:lineRule="auto"/>
        <w:rPr>
          <w:color w:val="0000ff"/>
          <w:sz w:val="24"/>
          <w:szCs w:val="24"/>
          <w:shd w:fill="ead1dc" w:val="clear"/>
        </w:rPr>
      </w:pPr>
      <w:r w:rsidDel="00000000" w:rsidR="00000000" w:rsidRPr="00000000">
        <w:rPr>
          <w:color w:val="0000ff"/>
          <w:sz w:val="24"/>
          <w:szCs w:val="24"/>
          <w:shd w:fill="ead1dc" w:val="clear"/>
          <w:rtl w:val="0"/>
        </w:rPr>
        <w:t xml:space="preserve">(Story)</w:t>
      </w:r>
    </w:p>
    <w:p w:rsidR="00000000" w:rsidDel="00000000" w:rsidP="00000000" w:rsidRDefault="00000000" w:rsidRPr="00000000" w14:paraId="000000A7">
      <w:pPr>
        <w:shd w:fill="ffffff" w:val="clear"/>
        <w:spacing w:after="180" w:line="300" w:lineRule="auto"/>
        <w:rPr>
          <w:color w:val="0000ff"/>
          <w:sz w:val="24"/>
          <w:szCs w:val="24"/>
          <w:shd w:fill="ead1dc" w:val="clear"/>
        </w:rPr>
      </w:pPr>
      <w:r w:rsidDel="00000000" w:rsidR="00000000" w:rsidRPr="00000000">
        <w:rPr>
          <w:color w:val="0000ff"/>
          <w:sz w:val="24"/>
          <w:szCs w:val="24"/>
          <w:shd w:fill="ead1dc" w:val="clear"/>
          <w:rtl w:val="0"/>
        </w:rPr>
        <w:t xml:space="preserve">Background</w:t>
      </w:r>
    </w:p>
    <w:p w:rsidR="00000000" w:rsidDel="00000000" w:rsidP="00000000" w:rsidRDefault="00000000" w:rsidRPr="00000000" w14:paraId="000000A8">
      <w:pPr>
        <w:shd w:fill="ffffff" w:val="clear"/>
        <w:spacing w:after="180" w:line="300" w:lineRule="auto"/>
        <w:rPr>
          <w:color w:val="0000ff"/>
          <w:sz w:val="24"/>
          <w:szCs w:val="24"/>
          <w:shd w:fill="ead1dc" w:val="clear"/>
        </w:rPr>
      </w:pPr>
      <w:r w:rsidDel="00000000" w:rsidR="00000000" w:rsidRPr="00000000">
        <w:rPr>
          <w:color w:val="0000ff"/>
          <w:sz w:val="24"/>
          <w:szCs w:val="24"/>
          <w:shd w:fill="ead1dc" w:val="clear"/>
          <w:rtl w:val="0"/>
        </w:rPr>
        <w:t xml:space="preserve">Conflicts</w:t>
      </w:r>
    </w:p>
    <w:p w:rsidR="00000000" w:rsidDel="00000000" w:rsidP="00000000" w:rsidRDefault="00000000" w:rsidRPr="00000000" w14:paraId="000000A9">
      <w:pPr>
        <w:shd w:fill="ffffff" w:val="clear"/>
        <w:spacing w:after="180" w:line="300" w:lineRule="auto"/>
        <w:rPr>
          <w:color w:val="0000ff"/>
          <w:sz w:val="24"/>
          <w:szCs w:val="24"/>
          <w:shd w:fill="ead1dc" w:val="clear"/>
        </w:rPr>
      </w:pPr>
      <w:r w:rsidDel="00000000" w:rsidR="00000000" w:rsidRPr="00000000">
        <w:rPr>
          <w:color w:val="0000ff"/>
          <w:sz w:val="24"/>
          <w:szCs w:val="24"/>
          <w:shd w:fill="ead1dc" w:val="clear"/>
          <w:rtl w:val="0"/>
        </w:rPr>
        <w:t xml:space="preserve">Approaches</w:t>
      </w:r>
    </w:p>
    <w:p w:rsidR="00000000" w:rsidDel="00000000" w:rsidP="00000000" w:rsidRDefault="00000000" w:rsidRPr="00000000" w14:paraId="000000AA">
      <w:pPr>
        <w:shd w:fill="ffffff" w:val="clear"/>
        <w:spacing w:after="180" w:line="300" w:lineRule="auto"/>
        <w:rPr>
          <w:color w:val="0000ff"/>
          <w:sz w:val="24"/>
          <w:szCs w:val="24"/>
          <w:shd w:fill="ead1dc" w:val="clear"/>
        </w:rPr>
      </w:pPr>
      <w:r w:rsidDel="00000000" w:rsidR="00000000" w:rsidRPr="00000000">
        <w:rPr>
          <w:color w:val="0000ff"/>
          <w:sz w:val="24"/>
          <w:szCs w:val="24"/>
          <w:shd w:fill="ead1dc" w:val="clear"/>
          <w:rtl w:val="0"/>
        </w:rPr>
        <w:t xml:space="preserve">Reflections</w:t>
      </w:r>
    </w:p>
    <w:p w:rsidR="00000000" w:rsidDel="00000000" w:rsidP="00000000" w:rsidRDefault="00000000" w:rsidRPr="00000000" w14:paraId="000000AB">
      <w:pPr>
        <w:shd w:fill="ffffff" w:val="clear"/>
        <w:spacing w:after="180" w:line="300" w:lineRule="auto"/>
        <w:rPr>
          <w:color w:val="ff0000"/>
          <w:sz w:val="24"/>
          <w:szCs w:val="24"/>
          <w:shd w:fill="ead1dc" w:val="clear"/>
        </w:rPr>
      </w:pPr>
      <w:r w:rsidDel="00000000" w:rsidR="00000000" w:rsidRPr="00000000">
        <w:rPr>
          <w:rtl w:val="0"/>
        </w:rPr>
      </w:r>
    </w:p>
    <w:p w:rsidR="00000000" w:rsidDel="00000000" w:rsidP="00000000" w:rsidRDefault="00000000" w:rsidRPr="00000000" w14:paraId="000000AC">
      <w:pPr>
        <w:shd w:fill="ffffff" w:val="clear"/>
        <w:spacing w:after="180" w:line="300" w:lineRule="auto"/>
        <w:rPr>
          <w:color w:val="ff0000"/>
          <w:sz w:val="24"/>
          <w:szCs w:val="24"/>
        </w:rPr>
      </w:pPr>
      <w:r w:rsidDel="00000000" w:rsidR="00000000" w:rsidRPr="00000000">
        <w:rPr>
          <w:color w:val="ff0000"/>
          <w:sz w:val="24"/>
          <w:szCs w:val="24"/>
          <w:rtl w:val="0"/>
        </w:rPr>
        <w:t xml:space="preserve">Whenever ennui threatens to take hold, the piano becomes a portal through which I traverse time, space, and realms, allowing me to communicate my ideas to the composer that transcend all constraints. My life has unfolded like a captivating novel, with its exposition, rising actions, climaxes, falling actions, and resolution, mirroring the structure of every musical masterpiece. Above all, the piano is akin to a spiritual mentor, guiding me towards triumph. It is more than a mere instrument; it is my confidant and ally, enabling me to share and explore emotions together, while touching the depths of my innermost being.</w:t>
      </w:r>
    </w:p>
    <w:p w:rsidR="00000000" w:rsidDel="00000000" w:rsidP="00000000" w:rsidRDefault="00000000" w:rsidRPr="00000000" w14:paraId="000000AD">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AE">
      <w:pPr>
        <w:shd w:fill="ffffff" w:val="clear"/>
        <w:spacing w:after="180" w:line="300" w:lineRule="auto"/>
        <w:rPr>
          <w:color w:val="373935"/>
          <w:sz w:val="24"/>
          <w:szCs w:val="24"/>
        </w:rPr>
      </w:pPr>
      <w:ins w:author="Tzu-Huang Liu" w:id="0" w:date="2023-07-03T13:53:09Z">
        <w:r w:rsidDel="00000000" w:rsidR="00000000" w:rsidRPr="00000000">
          <w:rPr>
            <w:color w:val="ff0000"/>
            <w:sz w:val="24"/>
            <w:szCs w:val="24"/>
            <w:rtl w:val="0"/>
            <w:rPrChange w:author="Tzu-Huang Liu" w:id="1" w:date="2023-07-03T13:53:09Z">
              <w:rPr>
                <w:color w:val="373935"/>
                <w:sz w:val="24"/>
                <w:szCs w:val="24"/>
              </w:rPr>
            </w:rPrChange>
          </w:rPr>
          <w:t xml:space="preserve">Playing the piano has</w:t>
        </w:r>
        <w:r w:rsidDel="00000000" w:rsidR="00000000" w:rsidRPr="00000000">
          <w:rPr>
            <w:color w:val="ff0000"/>
            <w:sz w:val="24"/>
            <w:szCs w:val="24"/>
            <w:u w:val="single"/>
            <w:rtl w:val="0"/>
            <w:rPrChange w:author="Tzu-Huang Liu" w:id="1" w:date="2023-07-03T13:53:09Z">
              <w:rPr>
                <w:color w:val="ff0000"/>
                <w:sz w:val="24"/>
                <w:szCs w:val="24"/>
                <w:u w:val="single"/>
              </w:rPr>
            </w:rPrChange>
          </w:rPr>
          <w:t xml:space="preserve"> transform me in an unique way</w:t>
        </w:r>
        <w:r w:rsidDel="00000000" w:rsidR="00000000" w:rsidRPr="00000000">
          <w:rPr>
            <w:color w:val="ff0000"/>
            <w:sz w:val="24"/>
            <w:szCs w:val="24"/>
            <w:u w:val="single"/>
            <w:rtl w:val="0"/>
            <w:rPrChange w:author="Tzu-Huang Liu" w:id="1" w:date="2023-07-03T13:53:09Z">
              <w:rPr>
                <w:color w:val="373935"/>
                <w:sz w:val="24"/>
                <w:szCs w:val="24"/>
                <w:u w:val="single"/>
              </w:rPr>
            </w:rPrChange>
          </w:rPr>
          <w:t xml:space="preserve">.</w:t>
        </w:r>
        <w:r w:rsidDel="00000000" w:rsidR="00000000" w:rsidRPr="00000000">
          <w:rPr>
            <w:color w:val="ff0000"/>
            <w:sz w:val="24"/>
            <w:szCs w:val="24"/>
            <w:rtl w:val="0"/>
            <w:rPrChange w:author="Tzu-Huang Liu" w:id="1" w:date="2023-07-03T13:53:09Z">
              <w:rPr>
                <w:color w:val="373935"/>
                <w:sz w:val="24"/>
                <w:szCs w:val="24"/>
              </w:rPr>
            </w:rPrChange>
          </w:rPr>
          <w:t xml:space="preserve"> It has been with me since I was four years old, accompanying me faithfully for 12 years, day in and day out. It </w:t>
        </w:r>
        <w:r w:rsidDel="00000000" w:rsidR="00000000" w:rsidRPr="00000000">
          <w:rPr>
            <w:color w:val="ff0000"/>
            <w:sz w:val="24"/>
            <w:szCs w:val="24"/>
            <w:u w:val="single"/>
            <w:rtl w:val="0"/>
            <w:rPrChange w:author="Tzu-Huang Liu" w:id="1" w:date="2023-07-03T13:53:09Z">
              <w:rPr>
                <w:color w:val="373935"/>
                <w:sz w:val="24"/>
                <w:szCs w:val="24"/>
                <w:u w:val="single"/>
              </w:rPr>
            </w:rPrChange>
          </w:rPr>
          <w:t xml:space="preserve">has witnessed my growth in</w:t>
        </w:r>
        <w:r w:rsidDel="00000000" w:rsidR="00000000" w:rsidRPr="00000000">
          <w:rPr>
            <w:color w:val="ff0000"/>
            <w:sz w:val="24"/>
            <w:szCs w:val="24"/>
            <w:rtl w:val="0"/>
            <w:rPrChange w:author="Tzu-Huang Liu" w:id="1" w:date="2023-07-03T13:53:09Z">
              <w:rPr>
                <w:color w:val="373935"/>
                <w:sz w:val="24"/>
                <w:szCs w:val="24"/>
              </w:rPr>
            </w:rPrChange>
          </w:rPr>
          <w:t xml:space="preserve"> several competitions and inspired me in every performance. More importantly, it has shaped me who I am today, and set me apart from others, making me distinct in a way that only music can. Whenever I want to express my feeling, It is it that gives me inspiration and motivation. Whenever I am bored, it gives me a portal through time, space and place, </w:t>
        </w:r>
        <w:r w:rsidDel="00000000" w:rsidR="00000000" w:rsidRPr="00000000">
          <w:rPr>
            <w:color w:val="ff0000"/>
            <w:sz w:val="24"/>
            <w:szCs w:val="24"/>
            <w:u w:val="single"/>
            <w:rtl w:val="0"/>
            <w:rPrChange w:author="Tzu-Huang Liu" w:id="1" w:date="2023-07-03T13:53:09Z">
              <w:rPr>
                <w:color w:val="373935"/>
                <w:sz w:val="24"/>
                <w:szCs w:val="24"/>
                <w:u w:val="single"/>
              </w:rPr>
            </w:rPrChange>
          </w:rPr>
          <w:t xml:space="preserve">allowing me to connect my ideas with composers across the constraints of time and space.</w:t>
        </w:r>
        <w:r w:rsidDel="00000000" w:rsidR="00000000" w:rsidRPr="00000000">
          <w:rPr>
            <w:color w:val="ff0000"/>
            <w:sz w:val="24"/>
            <w:szCs w:val="24"/>
            <w:rtl w:val="0"/>
            <w:rPrChange w:author="Tzu-Huang Liu" w:id="1" w:date="2023-07-03T13:53:09Z">
              <w:rPr>
                <w:color w:val="373935"/>
                <w:sz w:val="24"/>
                <w:szCs w:val="24"/>
              </w:rPr>
            </w:rPrChange>
          </w:rPr>
          <w:t xml:space="preserve"> My life has gone through like a novel, experiencing exposition, rising actions, climaxes, falling actions, and resolution, just like every piece of music. More importantly, Piano is like the spiritual mentor that I am looking for, </w:t>
        </w:r>
        <w:r w:rsidDel="00000000" w:rsidR="00000000" w:rsidRPr="00000000">
          <w:rPr>
            <w:color w:val="ff0000"/>
            <w:sz w:val="24"/>
            <w:szCs w:val="24"/>
            <w:u w:val="single"/>
            <w:rtl w:val="0"/>
            <w:rPrChange w:author="Tzu-Huang Liu" w:id="1" w:date="2023-07-03T13:53:09Z">
              <w:rPr>
                <w:color w:val="ff0000"/>
                <w:sz w:val="24"/>
                <w:szCs w:val="24"/>
                <w:u w:val="single"/>
              </w:rPr>
            </w:rPrChange>
          </w:rPr>
          <w:t xml:space="preserve">guiding every step of my way</w:t>
        </w:r>
        <w:r w:rsidDel="00000000" w:rsidR="00000000" w:rsidRPr="00000000">
          <w:rPr>
            <w:color w:val="ff0000"/>
            <w:sz w:val="24"/>
            <w:szCs w:val="24"/>
            <w:u w:val="single"/>
            <w:rtl w:val="0"/>
            <w:rPrChange w:author="Tzu-Huang Liu" w:id="1" w:date="2023-07-03T13:53:09Z">
              <w:rPr>
                <w:color w:val="373935"/>
                <w:sz w:val="24"/>
                <w:szCs w:val="24"/>
                <w:u w:val="single"/>
              </w:rPr>
            </w:rPrChange>
          </w:rPr>
          <w:t xml:space="preserve">.</w:t>
        </w:r>
        <w:r w:rsidDel="00000000" w:rsidR="00000000" w:rsidRPr="00000000">
          <w:rPr>
            <w:color w:val="ff0000"/>
            <w:sz w:val="24"/>
            <w:szCs w:val="24"/>
            <w:rtl w:val="0"/>
            <w:rPrChange w:author="Tzu-Huang Liu" w:id="1" w:date="2023-07-03T13:53:09Z">
              <w:rPr>
                <w:color w:val="373935"/>
                <w:sz w:val="24"/>
                <w:szCs w:val="24"/>
              </w:rPr>
            </w:rPrChange>
          </w:rPr>
          <w:t xml:space="preserve"> It is not just an instrument, but more like my therapist and Friends, express emotions together and touch my inner emotions</w:t>
        </w:r>
      </w:ins>
      <w:r w:rsidDel="00000000" w:rsidR="00000000" w:rsidRPr="00000000">
        <w:rPr>
          <w:color w:val="ff0000"/>
          <w:sz w:val="24"/>
          <w:szCs w:val="24"/>
          <w:rtl w:val="0"/>
          <w:rPrChange w:author="Tzu-Huang Liu" w:id="1" w:date="2023-07-03T13:53:09Z">
            <w:rPr>
              <w:color w:val="373935"/>
              <w:sz w:val="24"/>
              <w:szCs w:val="24"/>
            </w:rPr>
          </w:rPrChange>
        </w:rPr>
        <w:t xml:space="preserve">.</w:t>
      </w:r>
      <w:r w:rsidDel="00000000" w:rsidR="00000000" w:rsidRPr="00000000">
        <w:rPr>
          <w:rtl w:val="0"/>
        </w:rPr>
      </w:r>
    </w:p>
    <w:p w:rsidR="00000000" w:rsidDel="00000000" w:rsidP="00000000" w:rsidRDefault="00000000" w:rsidRPr="00000000" w14:paraId="000000AF">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B0">
      <w:pPr>
        <w:shd w:fill="ffffff" w:val="clear"/>
        <w:spacing w:after="180" w:line="300" w:lineRule="auto"/>
        <w:rPr>
          <w:color w:val="373935"/>
          <w:sz w:val="24"/>
          <w:szCs w:val="24"/>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zu-Huang Liu" w:id="0" w:date="2023-10-06T02:15:39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how I practice in detail?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7393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80oSDx3dbx8&amp;t=1s" TargetMode="External"/><Relationship Id="rId8" Type="http://schemas.openxmlformats.org/officeDocument/2006/relationships/hyperlink" Target="https://www.youtube.com/watch?v=wEOchchAuWk&amp;list=WL&amp;index=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